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b/>
          <w:bCs/>
          <w:color w:val="333333"/>
          <w:sz w:val="21"/>
          <w:szCs w:val="21"/>
        </w:rPr>
        <w:t>B</w:t>
      </w:r>
      <w:r>
        <w:rPr>
          <w:rStyle w:val="a4"/>
          <w:rFonts w:cs="Arial" w:hint="eastAsia"/>
          <w:color w:val="333333"/>
          <w:sz w:val="21"/>
          <w:szCs w:val="21"/>
        </w:rPr>
        <w:t>树（B-Tree，并不是B“减”树，横杠为连接符，容易被误导）</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w:t>
      </w:r>
      <w:r>
        <w:rPr>
          <w:rFonts w:cs="Arial" w:hint="eastAsia"/>
          <w:color w:val="333333"/>
          <w:sz w:val="21"/>
          <w:szCs w:val="21"/>
        </w:rPr>
        <w:t>是一种多路搜索树（</w:t>
      </w:r>
      <w:proofErr w:type="gramStart"/>
      <w:r>
        <w:rPr>
          <w:rFonts w:cs="Arial" w:hint="eastAsia"/>
          <w:color w:val="333333"/>
          <w:sz w:val="21"/>
          <w:szCs w:val="21"/>
        </w:rPr>
        <w:t>并不是二叉的</w:t>
      </w:r>
      <w:proofErr w:type="gramEnd"/>
      <w:r>
        <w:rPr>
          <w:rFonts w:cs="Arial" w:hint="eastAsia"/>
          <w:color w:val="333333"/>
          <w:sz w:val="21"/>
          <w:szCs w:val="21"/>
        </w:rPr>
        <w:t>）：</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1.</w:t>
      </w:r>
      <w:r>
        <w:rPr>
          <w:rFonts w:cs="Arial" w:hint="eastAsia"/>
          <w:color w:val="333333"/>
          <w:sz w:val="21"/>
          <w:szCs w:val="21"/>
        </w:rPr>
        <w:t>定义任意非叶子结点最多只有</w:t>
      </w:r>
      <w:r>
        <w:rPr>
          <w:rFonts w:ascii="Arial" w:hAnsi="Arial" w:cs="Arial"/>
          <w:color w:val="333333"/>
          <w:sz w:val="21"/>
          <w:szCs w:val="21"/>
        </w:rPr>
        <w:t>M</w:t>
      </w:r>
      <w:proofErr w:type="gramStart"/>
      <w:r>
        <w:rPr>
          <w:rFonts w:cs="Arial" w:hint="eastAsia"/>
          <w:color w:val="333333"/>
          <w:sz w:val="21"/>
          <w:szCs w:val="21"/>
        </w:rPr>
        <w:t>个</w:t>
      </w:r>
      <w:proofErr w:type="gramEnd"/>
      <w:r>
        <w:rPr>
          <w:rFonts w:cs="Arial" w:hint="eastAsia"/>
          <w:color w:val="333333"/>
          <w:sz w:val="21"/>
          <w:szCs w:val="21"/>
        </w:rPr>
        <w:t>儿子；且</w:t>
      </w:r>
      <w:r>
        <w:rPr>
          <w:rFonts w:ascii="Arial" w:hAnsi="Arial" w:cs="Arial"/>
          <w:color w:val="333333"/>
          <w:sz w:val="21"/>
          <w:szCs w:val="21"/>
        </w:rPr>
        <w:t>M&gt;2</w:t>
      </w:r>
      <w:r>
        <w:rPr>
          <w:rFonts w:cs="Arial" w:hint="eastAsia"/>
          <w:color w:val="333333"/>
          <w:sz w:val="21"/>
          <w:szCs w:val="21"/>
        </w:rPr>
        <w:t>；</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2.</w:t>
      </w:r>
      <w:r>
        <w:rPr>
          <w:rFonts w:cs="Arial" w:hint="eastAsia"/>
          <w:color w:val="333333"/>
          <w:sz w:val="21"/>
          <w:szCs w:val="21"/>
        </w:rPr>
        <w:t>根结点的儿子数为</w:t>
      </w:r>
      <w:r>
        <w:rPr>
          <w:rFonts w:ascii="Arial" w:hAnsi="Arial" w:cs="Arial"/>
          <w:color w:val="333333"/>
          <w:sz w:val="21"/>
          <w:szCs w:val="21"/>
        </w:rPr>
        <w:t>[2, M]</w:t>
      </w:r>
      <w:r>
        <w:rPr>
          <w:rFonts w:cs="Arial" w:hint="eastAsia"/>
          <w:color w:val="333333"/>
          <w:sz w:val="21"/>
          <w:szCs w:val="21"/>
        </w:rPr>
        <w:t>；</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3.</w:t>
      </w:r>
      <w:r>
        <w:rPr>
          <w:rFonts w:cs="Arial" w:hint="eastAsia"/>
          <w:color w:val="333333"/>
          <w:sz w:val="21"/>
          <w:szCs w:val="21"/>
        </w:rPr>
        <w:t>除根结点以外的非叶子结点的儿子数为</w:t>
      </w:r>
      <w:r>
        <w:rPr>
          <w:rFonts w:ascii="Arial" w:hAnsi="Arial" w:cs="Arial"/>
          <w:color w:val="333333"/>
          <w:sz w:val="21"/>
          <w:szCs w:val="21"/>
        </w:rPr>
        <w:t>[M/2, M]</w:t>
      </w:r>
      <w:r>
        <w:rPr>
          <w:rFonts w:cs="Arial" w:hint="eastAsia"/>
          <w:color w:val="333333"/>
          <w:sz w:val="21"/>
          <w:szCs w:val="21"/>
        </w:rPr>
        <w:t>；</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4.</w:t>
      </w:r>
      <w:r>
        <w:rPr>
          <w:rFonts w:cs="Arial" w:hint="eastAsia"/>
          <w:color w:val="333333"/>
          <w:sz w:val="21"/>
          <w:szCs w:val="21"/>
        </w:rPr>
        <w:t>每个结点存放至少</w:t>
      </w:r>
      <w:r>
        <w:rPr>
          <w:rFonts w:ascii="Arial" w:hAnsi="Arial" w:cs="Arial"/>
          <w:color w:val="333333"/>
          <w:sz w:val="21"/>
          <w:szCs w:val="21"/>
        </w:rPr>
        <w:t>M/2-1</w:t>
      </w:r>
      <w:r>
        <w:rPr>
          <w:rFonts w:cs="Arial" w:hint="eastAsia"/>
          <w:color w:val="333333"/>
          <w:sz w:val="21"/>
          <w:szCs w:val="21"/>
        </w:rPr>
        <w:t>（取上整）和至多</w:t>
      </w:r>
      <w:r>
        <w:rPr>
          <w:rFonts w:ascii="Arial" w:hAnsi="Arial" w:cs="Arial"/>
          <w:color w:val="333333"/>
          <w:sz w:val="21"/>
          <w:szCs w:val="21"/>
        </w:rPr>
        <w:t>M-1</w:t>
      </w:r>
      <w:r>
        <w:rPr>
          <w:rFonts w:cs="Arial" w:hint="eastAsia"/>
          <w:color w:val="333333"/>
          <w:sz w:val="21"/>
          <w:szCs w:val="21"/>
        </w:rPr>
        <w:t>个关键字；（至少</w:t>
      </w:r>
      <w:r>
        <w:rPr>
          <w:rFonts w:ascii="Arial" w:hAnsi="Arial" w:cs="Arial"/>
          <w:color w:val="333333"/>
          <w:sz w:val="21"/>
          <w:szCs w:val="21"/>
        </w:rPr>
        <w:t>2</w:t>
      </w:r>
      <w:r>
        <w:rPr>
          <w:rFonts w:cs="Arial" w:hint="eastAsia"/>
          <w:color w:val="333333"/>
          <w:sz w:val="21"/>
          <w:szCs w:val="21"/>
        </w:rPr>
        <w:t>个关键字）</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5.</w:t>
      </w:r>
      <w:r>
        <w:rPr>
          <w:rFonts w:cs="Arial" w:hint="eastAsia"/>
          <w:color w:val="333333"/>
          <w:sz w:val="21"/>
          <w:szCs w:val="21"/>
        </w:rPr>
        <w:t>非叶子结点的关键字个数</w:t>
      </w:r>
      <w:r>
        <w:rPr>
          <w:rFonts w:ascii="Arial" w:hAnsi="Arial" w:cs="Arial"/>
          <w:color w:val="333333"/>
          <w:sz w:val="21"/>
          <w:szCs w:val="21"/>
        </w:rPr>
        <w:t>=</w:t>
      </w:r>
      <w:r>
        <w:rPr>
          <w:rFonts w:cs="Arial" w:hint="eastAsia"/>
          <w:color w:val="333333"/>
          <w:sz w:val="21"/>
          <w:szCs w:val="21"/>
        </w:rPr>
        <w:t>指向儿子的指针个数</w:t>
      </w:r>
      <w:r>
        <w:rPr>
          <w:rFonts w:ascii="Arial" w:hAnsi="Arial" w:cs="Arial"/>
          <w:color w:val="333333"/>
          <w:sz w:val="21"/>
          <w:szCs w:val="21"/>
        </w:rPr>
        <w:t>-1</w:t>
      </w:r>
      <w:r>
        <w:rPr>
          <w:rFonts w:cs="Arial" w:hint="eastAsia"/>
          <w:color w:val="333333"/>
          <w:sz w:val="21"/>
          <w:szCs w:val="21"/>
        </w:rPr>
        <w:t>；</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6.</w:t>
      </w:r>
      <w:r>
        <w:rPr>
          <w:rFonts w:cs="Arial" w:hint="eastAsia"/>
          <w:color w:val="333333"/>
          <w:sz w:val="21"/>
          <w:szCs w:val="21"/>
        </w:rPr>
        <w:t>非叶子结点的关键字：</w:t>
      </w:r>
      <w:proofErr w:type="gramStart"/>
      <w:r>
        <w:rPr>
          <w:rFonts w:ascii="Arial" w:hAnsi="Arial" w:cs="Arial"/>
          <w:color w:val="333333"/>
          <w:sz w:val="21"/>
          <w:szCs w:val="21"/>
        </w:rPr>
        <w:t>K[</w:t>
      </w:r>
      <w:proofErr w:type="gramEnd"/>
      <w:r>
        <w:rPr>
          <w:rFonts w:ascii="Arial" w:hAnsi="Arial" w:cs="Arial"/>
          <w:color w:val="333333"/>
          <w:sz w:val="21"/>
          <w:szCs w:val="21"/>
        </w:rPr>
        <w:t>1], K[2], …, K[M-1]</w:t>
      </w:r>
      <w:r>
        <w:rPr>
          <w:rFonts w:cs="Arial" w:hint="eastAsia"/>
          <w:color w:val="333333"/>
          <w:sz w:val="21"/>
          <w:szCs w:val="21"/>
        </w:rPr>
        <w:t>；且</w:t>
      </w:r>
      <w:r>
        <w:rPr>
          <w:rFonts w:ascii="Arial" w:hAnsi="Arial" w:cs="Arial"/>
          <w:color w:val="333333"/>
          <w:sz w:val="21"/>
          <w:szCs w:val="21"/>
        </w:rPr>
        <w:t>K[i] &lt; K[i+1]</w:t>
      </w:r>
      <w:r>
        <w:rPr>
          <w:rFonts w:cs="Arial" w:hint="eastAsia"/>
          <w:color w:val="333333"/>
          <w:sz w:val="21"/>
          <w:szCs w:val="21"/>
        </w:rPr>
        <w:t>；</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7.</w:t>
      </w:r>
      <w:r>
        <w:rPr>
          <w:rFonts w:cs="Arial" w:hint="eastAsia"/>
          <w:color w:val="333333"/>
          <w:sz w:val="21"/>
          <w:szCs w:val="21"/>
        </w:rPr>
        <w:t>非叶子结点的指针：</w:t>
      </w:r>
      <w:proofErr w:type="gramStart"/>
      <w:r>
        <w:rPr>
          <w:rFonts w:ascii="Arial" w:hAnsi="Arial" w:cs="Arial"/>
          <w:color w:val="333333"/>
          <w:sz w:val="21"/>
          <w:szCs w:val="21"/>
        </w:rPr>
        <w:t>P[</w:t>
      </w:r>
      <w:proofErr w:type="gramEnd"/>
      <w:r>
        <w:rPr>
          <w:rFonts w:ascii="Arial" w:hAnsi="Arial" w:cs="Arial"/>
          <w:color w:val="333333"/>
          <w:sz w:val="21"/>
          <w:szCs w:val="21"/>
        </w:rPr>
        <w:t>1], P[2], …, P[M]</w:t>
      </w:r>
      <w:r>
        <w:rPr>
          <w:rFonts w:cs="Arial" w:hint="eastAsia"/>
          <w:color w:val="333333"/>
          <w:sz w:val="21"/>
          <w:szCs w:val="21"/>
        </w:rPr>
        <w:t>；其中</w:t>
      </w:r>
      <w:r>
        <w:rPr>
          <w:rFonts w:ascii="Arial" w:hAnsi="Arial" w:cs="Arial"/>
          <w:color w:val="333333"/>
          <w:sz w:val="21"/>
          <w:szCs w:val="21"/>
        </w:rPr>
        <w:t>P[1]</w:t>
      </w:r>
      <w:r>
        <w:rPr>
          <w:rFonts w:cs="Arial" w:hint="eastAsia"/>
          <w:color w:val="333333"/>
          <w:sz w:val="21"/>
          <w:szCs w:val="21"/>
        </w:rPr>
        <w:t>指向关键字小于</w:t>
      </w:r>
      <w:r>
        <w:rPr>
          <w:rFonts w:ascii="Arial" w:hAnsi="Arial" w:cs="Arial"/>
          <w:color w:val="333333"/>
          <w:sz w:val="21"/>
          <w:szCs w:val="21"/>
        </w:rPr>
        <w:t>K[1]</w:t>
      </w:r>
      <w:r>
        <w:rPr>
          <w:rFonts w:cs="Arial" w:hint="eastAsia"/>
          <w:color w:val="333333"/>
          <w:sz w:val="21"/>
          <w:szCs w:val="21"/>
        </w:rPr>
        <w:t>的</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cs="Arial" w:hint="eastAsia"/>
          <w:color w:val="333333"/>
          <w:sz w:val="21"/>
          <w:szCs w:val="21"/>
        </w:rPr>
        <w:t>子树，</w:t>
      </w:r>
      <w:r>
        <w:rPr>
          <w:rFonts w:ascii="Arial" w:hAnsi="Arial" w:cs="Arial"/>
          <w:color w:val="333333"/>
          <w:sz w:val="21"/>
          <w:szCs w:val="21"/>
        </w:rPr>
        <w:t>P[M]</w:t>
      </w:r>
      <w:r>
        <w:rPr>
          <w:rFonts w:cs="Arial" w:hint="eastAsia"/>
          <w:color w:val="333333"/>
          <w:sz w:val="21"/>
          <w:szCs w:val="21"/>
        </w:rPr>
        <w:t>指向关键字大于</w:t>
      </w:r>
      <w:r>
        <w:rPr>
          <w:rFonts w:ascii="Arial" w:hAnsi="Arial" w:cs="Arial"/>
          <w:color w:val="333333"/>
          <w:sz w:val="21"/>
          <w:szCs w:val="21"/>
        </w:rPr>
        <w:t>K[M-1]</w:t>
      </w:r>
      <w:r>
        <w:rPr>
          <w:rFonts w:cs="Arial" w:hint="eastAsia"/>
          <w:color w:val="333333"/>
          <w:sz w:val="21"/>
          <w:szCs w:val="21"/>
        </w:rPr>
        <w:t>的子树，其它</w:t>
      </w:r>
      <w:r>
        <w:rPr>
          <w:rFonts w:ascii="Arial" w:hAnsi="Arial" w:cs="Arial"/>
          <w:color w:val="333333"/>
          <w:sz w:val="21"/>
          <w:szCs w:val="21"/>
        </w:rPr>
        <w:t>P[i]</w:t>
      </w:r>
      <w:r>
        <w:rPr>
          <w:rFonts w:cs="Arial" w:hint="eastAsia"/>
          <w:color w:val="333333"/>
          <w:sz w:val="21"/>
          <w:szCs w:val="21"/>
        </w:rPr>
        <w:t>指向关键字属于</w:t>
      </w:r>
      <w:r>
        <w:rPr>
          <w:rFonts w:ascii="Arial" w:hAnsi="Arial" w:cs="Arial"/>
          <w:color w:val="333333"/>
          <w:sz w:val="21"/>
          <w:szCs w:val="21"/>
        </w:rPr>
        <w:t>(K[i-1], K[i])</w:t>
      </w:r>
      <w:r>
        <w:rPr>
          <w:rFonts w:cs="Arial" w:hint="eastAsia"/>
          <w:color w:val="333333"/>
          <w:sz w:val="21"/>
          <w:szCs w:val="21"/>
        </w:rPr>
        <w:t>的子树；</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8.</w:t>
      </w:r>
      <w:r>
        <w:rPr>
          <w:rFonts w:cs="Arial" w:hint="eastAsia"/>
          <w:color w:val="333333"/>
          <w:sz w:val="21"/>
          <w:szCs w:val="21"/>
        </w:rPr>
        <w:t>所有叶子结点位于同一层；</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w:t>
      </w:r>
      <w:r>
        <w:rPr>
          <w:rFonts w:cs="Arial" w:hint="eastAsia"/>
          <w:color w:val="333333"/>
          <w:sz w:val="21"/>
          <w:szCs w:val="21"/>
        </w:rPr>
        <w:t>如：（</w:t>
      </w:r>
      <w:r>
        <w:rPr>
          <w:rFonts w:ascii="Arial" w:hAnsi="Arial" w:cs="Arial"/>
          <w:color w:val="333333"/>
          <w:sz w:val="21"/>
          <w:szCs w:val="21"/>
        </w:rPr>
        <w:t>M=3</w:t>
      </w:r>
      <w:r>
        <w:rPr>
          <w:rFonts w:cs="Arial" w:hint="eastAsia"/>
          <w:color w:val="333333"/>
          <w:sz w:val="21"/>
          <w:szCs w:val="21"/>
        </w:rPr>
        <w:t>）</w:t>
      </w:r>
    </w:p>
    <w:p w:rsidR="0041583B" w:rsidRDefault="0041583B" w:rsidP="0041583B">
      <w:pPr>
        <w:pStyle w:val="a3"/>
        <w:spacing w:before="0" w:beforeAutospacing="0" w:after="0" w:afterAutospacing="0" w:line="390" w:lineRule="atLeast"/>
        <w:jc w:val="center"/>
        <w:rPr>
          <w:rFonts w:ascii="Arial" w:hAnsi="Arial" w:cs="Arial"/>
          <w:color w:val="333333"/>
          <w:sz w:val="21"/>
          <w:szCs w:val="21"/>
        </w:rPr>
      </w:pPr>
      <w:r>
        <w:rPr>
          <w:rFonts w:cs="Arial"/>
          <w:noProof/>
          <w:color w:val="333333"/>
          <w:sz w:val="21"/>
          <w:szCs w:val="21"/>
        </w:rPr>
        <w:drawing>
          <wp:inline distT="0" distB="0" distL="0" distR="0">
            <wp:extent cx="5943600" cy="2552700"/>
            <wp:effectExtent l="0" t="0" r="0" b="0"/>
            <wp:docPr id="4" name="图片 4" descr="http://p.blog.csdn.net/images/p_blog_csdn_net/maneskin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blog.csdn.net/images/p_blog_csdn_net/manesking/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B-</w:t>
      </w:r>
      <w:r>
        <w:rPr>
          <w:rFonts w:cs="Arial" w:hint="eastAsia"/>
          <w:color w:val="333333"/>
          <w:sz w:val="21"/>
          <w:szCs w:val="21"/>
        </w:rPr>
        <w:t>树的搜索，从根结点开始，对结点内的关键字（有序）序列进行二分查找，如果</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cs="Arial" w:hint="eastAsia"/>
          <w:color w:val="333333"/>
          <w:sz w:val="21"/>
          <w:szCs w:val="21"/>
        </w:rPr>
        <w:t>命中则结束，否则进入查询关键字所属范围的儿子结点；重复，直到所对应的儿子指针为</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cs="Arial" w:hint="eastAsia"/>
          <w:color w:val="333333"/>
          <w:sz w:val="21"/>
          <w:szCs w:val="21"/>
        </w:rPr>
        <w:t>空，或已经是叶子结点；</w:t>
      </w:r>
    </w:p>
    <w:p w:rsidR="0041583B" w:rsidRDefault="0041583B" w:rsidP="0041583B">
      <w:pPr>
        <w:pStyle w:val="a3"/>
        <w:spacing w:before="0" w:beforeAutospacing="0" w:after="0" w:afterAutospacing="0" w:line="390" w:lineRule="atLeast"/>
        <w:ind w:firstLine="420"/>
        <w:rPr>
          <w:rFonts w:ascii="Arial" w:hAnsi="Arial" w:cs="Arial"/>
          <w:color w:val="333333"/>
          <w:sz w:val="21"/>
          <w:szCs w:val="21"/>
        </w:rPr>
      </w:pPr>
      <w:r>
        <w:rPr>
          <w:rStyle w:val="a4"/>
          <w:rFonts w:ascii="Arial" w:hAnsi="Arial" w:cs="Arial"/>
          <w:color w:val="333333"/>
          <w:sz w:val="21"/>
          <w:szCs w:val="21"/>
        </w:rPr>
        <w:t>B-</w:t>
      </w:r>
      <w:r>
        <w:rPr>
          <w:rStyle w:val="a4"/>
          <w:rFonts w:cs="Arial" w:hint="eastAsia"/>
          <w:color w:val="333333"/>
          <w:sz w:val="21"/>
          <w:szCs w:val="21"/>
        </w:rPr>
        <w:t>树的特性：</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1.</w:t>
      </w:r>
      <w:r>
        <w:rPr>
          <w:rFonts w:cs="Arial" w:hint="eastAsia"/>
          <w:color w:val="333333"/>
          <w:sz w:val="21"/>
          <w:szCs w:val="21"/>
        </w:rPr>
        <w:t>关键字集合分布在整颗树中；</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2.</w:t>
      </w:r>
      <w:r>
        <w:rPr>
          <w:rFonts w:cs="Arial" w:hint="eastAsia"/>
          <w:color w:val="333333"/>
          <w:sz w:val="21"/>
          <w:szCs w:val="21"/>
        </w:rPr>
        <w:t>任何一个关键字出现且只出现在一个结点中；</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3.</w:t>
      </w:r>
      <w:r>
        <w:rPr>
          <w:rFonts w:cs="Arial" w:hint="eastAsia"/>
          <w:color w:val="333333"/>
          <w:sz w:val="21"/>
          <w:szCs w:val="21"/>
        </w:rPr>
        <w:t>搜索有可能在非叶子结点结束；</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4.</w:t>
      </w:r>
      <w:r>
        <w:rPr>
          <w:rFonts w:cs="Arial" w:hint="eastAsia"/>
          <w:color w:val="333333"/>
          <w:sz w:val="21"/>
          <w:szCs w:val="21"/>
        </w:rPr>
        <w:t>其搜索性能等价于在关键字全集内做一次二分查找；</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5.</w:t>
      </w:r>
      <w:r>
        <w:rPr>
          <w:rFonts w:cs="Arial" w:hint="eastAsia"/>
          <w:color w:val="333333"/>
          <w:sz w:val="21"/>
          <w:szCs w:val="21"/>
        </w:rPr>
        <w:t>自动层次控制；</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w:t>
      </w:r>
      <w:r>
        <w:rPr>
          <w:rFonts w:cs="Arial" w:hint="eastAsia"/>
          <w:color w:val="333333"/>
          <w:sz w:val="21"/>
          <w:szCs w:val="21"/>
        </w:rPr>
        <w:t>由于限制了除根结点以外的非叶子结点，至少含有</w:t>
      </w:r>
      <w:r>
        <w:rPr>
          <w:rFonts w:ascii="Arial" w:hAnsi="Arial" w:cs="Arial"/>
          <w:color w:val="333333"/>
          <w:sz w:val="21"/>
          <w:szCs w:val="21"/>
        </w:rPr>
        <w:t>M/2</w:t>
      </w:r>
      <w:r>
        <w:rPr>
          <w:rFonts w:cs="Arial" w:hint="eastAsia"/>
          <w:color w:val="333333"/>
          <w:sz w:val="21"/>
          <w:szCs w:val="21"/>
        </w:rPr>
        <w:t>个儿子，确保了结点的至少</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cs="Arial" w:hint="eastAsia"/>
          <w:color w:val="333333"/>
          <w:sz w:val="21"/>
          <w:szCs w:val="21"/>
        </w:rPr>
        <w:t>利用率，其</w:t>
      </w:r>
      <w:proofErr w:type="gramStart"/>
      <w:r>
        <w:rPr>
          <w:rFonts w:cs="Arial" w:hint="eastAsia"/>
          <w:color w:val="333333"/>
          <w:sz w:val="21"/>
          <w:szCs w:val="21"/>
        </w:rPr>
        <w:t>最</w:t>
      </w:r>
      <w:proofErr w:type="gramEnd"/>
      <w:r>
        <w:rPr>
          <w:rFonts w:cs="Arial" w:hint="eastAsia"/>
          <w:color w:val="333333"/>
          <w:sz w:val="21"/>
          <w:szCs w:val="21"/>
        </w:rPr>
        <w:t>底搜索性能为：</w:t>
      </w:r>
    </w:p>
    <w:p w:rsidR="0041583B" w:rsidRDefault="0041583B" w:rsidP="0041583B">
      <w:pPr>
        <w:pStyle w:val="a3"/>
        <w:spacing w:before="0" w:beforeAutospacing="0" w:after="0" w:afterAutospacing="0" w:line="390" w:lineRule="atLeast"/>
        <w:jc w:val="center"/>
        <w:rPr>
          <w:rFonts w:ascii="Arial" w:hAnsi="Arial" w:cs="Arial"/>
          <w:color w:val="333333"/>
          <w:sz w:val="21"/>
          <w:szCs w:val="21"/>
        </w:rPr>
      </w:pPr>
      <w:r>
        <w:rPr>
          <w:rFonts w:ascii="Arial" w:hAnsi="Arial" w:cs="Arial"/>
          <w:noProof/>
          <w:color w:val="333333"/>
          <w:sz w:val="21"/>
          <w:szCs w:val="21"/>
        </w:rPr>
        <mc:AlternateContent>
          <mc:Choice Requires="wps">
            <w:drawing>
              <wp:inline distT="0" distB="0" distL="0" distR="0">
                <wp:extent cx="304800" cy="304800"/>
                <wp:effectExtent l="0" t="0" r="0" b="0"/>
                <wp:docPr id="3" name="矩形 3" descr="http://p.blog.csdn.net/images/p_blog_csdn_net/manesking/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3" o:spid="_x0000_s1026" alt="说明: http://p.blog.csdn.net/images/p_blog_csdn_net/manesking/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Fj6GCjwAgAA+gU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lastRenderedPageBreak/>
        <w:t>    </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w:t>
      </w:r>
      <w:r>
        <w:rPr>
          <w:rFonts w:cs="Arial" w:hint="eastAsia"/>
          <w:color w:val="333333"/>
          <w:sz w:val="21"/>
          <w:szCs w:val="21"/>
        </w:rPr>
        <w:t>其中，</w:t>
      </w:r>
      <w:r>
        <w:rPr>
          <w:rFonts w:ascii="Arial" w:hAnsi="Arial" w:cs="Arial"/>
          <w:color w:val="333333"/>
          <w:sz w:val="21"/>
          <w:szCs w:val="21"/>
        </w:rPr>
        <w:t>M</w:t>
      </w:r>
      <w:r>
        <w:rPr>
          <w:rFonts w:cs="Arial" w:hint="eastAsia"/>
          <w:color w:val="333333"/>
          <w:sz w:val="21"/>
          <w:szCs w:val="21"/>
        </w:rPr>
        <w:t>为设定的非叶子结点最多子树个数，</w:t>
      </w:r>
      <w:r>
        <w:rPr>
          <w:rFonts w:ascii="Arial" w:hAnsi="Arial" w:cs="Arial"/>
          <w:color w:val="333333"/>
          <w:sz w:val="21"/>
          <w:szCs w:val="21"/>
        </w:rPr>
        <w:t>N</w:t>
      </w:r>
      <w:r>
        <w:rPr>
          <w:rFonts w:cs="Arial" w:hint="eastAsia"/>
          <w:color w:val="333333"/>
          <w:sz w:val="21"/>
          <w:szCs w:val="21"/>
        </w:rPr>
        <w:t>为关键字总数；</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w:t>
      </w:r>
      <w:r>
        <w:rPr>
          <w:rFonts w:cs="Arial" w:hint="eastAsia"/>
          <w:color w:val="333333"/>
          <w:sz w:val="21"/>
          <w:szCs w:val="21"/>
        </w:rPr>
        <w:t>所以</w:t>
      </w:r>
      <w:r>
        <w:rPr>
          <w:rFonts w:ascii="Arial" w:hAnsi="Arial" w:cs="Arial"/>
          <w:color w:val="333333"/>
          <w:sz w:val="21"/>
          <w:szCs w:val="21"/>
        </w:rPr>
        <w:t>B-</w:t>
      </w:r>
      <w:r>
        <w:rPr>
          <w:rFonts w:cs="Arial" w:hint="eastAsia"/>
          <w:color w:val="333333"/>
          <w:sz w:val="21"/>
          <w:szCs w:val="21"/>
        </w:rPr>
        <w:t>树的性能总是等价于二分查找（与</w:t>
      </w:r>
      <w:r>
        <w:rPr>
          <w:rFonts w:ascii="Arial" w:hAnsi="Arial" w:cs="Arial"/>
          <w:color w:val="333333"/>
          <w:sz w:val="21"/>
          <w:szCs w:val="21"/>
        </w:rPr>
        <w:t>M</w:t>
      </w:r>
      <w:r>
        <w:rPr>
          <w:rFonts w:cs="Arial" w:hint="eastAsia"/>
          <w:color w:val="333333"/>
          <w:sz w:val="21"/>
          <w:szCs w:val="21"/>
        </w:rPr>
        <w:t>值无关），也就没有</w:t>
      </w:r>
      <w:r>
        <w:rPr>
          <w:rFonts w:ascii="Arial" w:hAnsi="Arial" w:cs="Arial"/>
          <w:color w:val="333333"/>
          <w:sz w:val="21"/>
          <w:szCs w:val="21"/>
        </w:rPr>
        <w:t>B</w:t>
      </w:r>
      <w:proofErr w:type="gramStart"/>
      <w:r>
        <w:rPr>
          <w:rFonts w:cs="Arial" w:hint="eastAsia"/>
          <w:color w:val="333333"/>
          <w:sz w:val="21"/>
          <w:szCs w:val="21"/>
        </w:rPr>
        <w:t>树平衡</w:t>
      </w:r>
      <w:proofErr w:type="gramEnd"/>
      <w:r>
        <w:rPr>
          <w:rFonts w:cs="Arial" w:hint="eastAsia"/>
          <w:color w:val="333333"/>
          <w:sz w:val="21"/>
          <w:szCs w:val="21"/>
        </w:rPr>
        <w:t>的问题；</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w:t>
      </w:r>
      <w:r>
        <w:rPr>
          <w:rFonts w:cs="Arial" w:hint="eastAsia"/>
          <w:color w:val="333333"/>
          <w:sz w:val="21"/>
          <w:szCs w:val="21"/>
        </w:rPr>
        <w:t>由于</w:t>
      </w:r>
      <w:r>
        <w:rPr>
          <w:rFonts w:ascii="Arial" w:hAnsi="Arial" w:cs="Arial"/>
          <w:color w:val="333333"/>
          <w:sz w:val="21"/>
          <w:szCs w:val="21"/>
        </w:rPr>
        <w:t>M/2</w:t>
      </w:r>
      <w:r>
        <w:rPr>
          <w:rFonts w:cs="Arial" w:hint="eastAsia"/>
          <w:color w:val="333333"/>
          <w:sz w:val="21"/>
          <w:szCs w:val="21"/>
        </w:rPr>
        <w:t>的限制，在插入结点时，如果结点已满，需要将结点分裂为两个各占</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M/2</w:t>
      </w:r>
      <w:r>
        <w:rPr>
          <w:rFonts w:cs="Arial" w:hint="eastAsia"/>
          <w:color w:val="333333"/>
          <w:sz w:val="21"/>
          <w:szCs w:val="21"/>
        </w:rPr>
        <w:t>的结点；删除结点时，需将两个不足</w:t>
      </w:r>
      <w:r>
        <w:rPr>
          <w:rFonts w:ascii="Arial" w:hAnsi="Arial" w:cs="Arial"/>
          <w:color w:val="333333"/>
          <w:sz w:val="21"/>
          <w:szCs w:val="21"/>
        </w:rPr>
        <w:t>M/2</w:t>
      </w:r>
      <w:r>
        <w:rPr>
          <w:rFonts w:cs="Arial" w:hint="eastAsia"/>
          <w:color w:val="333333"/>
          <w:sz w:val="21"/>
          <w:szCs w:val="21"/>
        </w:rPr>
        <w:t>的兄弟结点合并；</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Style w:val="a4"/>
          <w:rFonts w:ascii="Arial" w:hAnsi="Arial" w:cs="Arial"/>
          <w:color w:val="333333"/>
          <w:sz w:val="21"/>
          <w:szCs w:val="21"/>
        </w:rPr>
        <w:t>B+</w:t>
      </w:r>
      <w:r>
        <w:rPr>
          <w:rStyle w:val="a4"/>
          <w:rFonts w:cs="Arial" w:hint="eastAsia"/>
          <w:color w:val="333333"/>
          <w:sz w:val="21"/>
          <w:szCs w:val="21"/>
        </w:rPr>
        <w:t>树</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B+</w:t>
      </w:r>
      <w:r>
        <w:rPr>
          <w:rFonts w:cs="Arial" w:hint="eastAsia"/>
          <w:color w:val="333333"/>
          <w:sz w:val="21"/>
          <w:szCs w:val="21"/>
        </w:rPr>
        <w:t>树是</w:t>
      </w:r>
      <w:r>
        <w:rPr>
          <w:rFonts w:ascii="Arial" w:hAnsi="Arial" w:cs="Arial"/>
          <w:color w:val="333333"/>
          <w:sz w:val="21"/>
          <w:szCs w:val="21"/>
        </w:rPr>
        <w:t>B-</w:t>
      </w:r>
      <w:r>
        <w:rPr>
          <w:rFonts w:cs="Arial" w:hint="eastAsia"/>
          <w:color w:val="333333"/>
          <w:sz w:val="21"/>
          <w:szCs w:val="21"/>
        </w:rPr>
        <w:t>树的变体，也是一种多路搜索树：</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w:t>
      </w:r>
      <w:r>
        <w:rPr>
          <w:rStyle w:val="a4"/>
          <w:rFonts w:ascii="Arial" w:hAnsi="Arial" w:cs="Arial"/>
          <w:color w:val="333333"/>
          <w:sz w:val="21"/>
          <w:szCs w:val="21"/>
        </w:rPr>
        <w:t> </w:t>
      </w:r>
      <w:r>
        <w:rPr>
          <w:rStyle w:val="apple-converted-space"/>
          <w:rFonts w:ascii="Arial" w:hAnsi="Arial" w:cs="Arial"/>
          <w:b/>
          <w:bCs/>
          <w:color w:val="333333"/>
          <w:sz w:val="21"/>
          <w:szCs w:val="21"/>
        </w:rPr>
        <w:t> </w:t>
      </w:r>
      <w:r>
        <w:rPr>
          <w:rStyle w:val="a4"/>
          <w:rFonts w:cs="Arial" w:hint="eastAsia"/>
          <w:color w:val="333333"/>
          <w:sz w:val="21"/>
          <w:szCs w:val="21"/>
        </w:rPr>
        <w:t>其定义基本与</w:t>
      </w:r>
      <w:r>
        <w:rPr>
          <w:rStyle w:val="a4"/>
          <w:rFonts w:ascii="Arial" w:hAnsi="Arial" w:cs="Arial"/>
          <w:color w:val="333333"/>
          <w:sz w:val="21"/>
          <w:szCs w:val="21"/>
        </w:rPr>
        <w:t>B-</w:t>
      </w:r>
      <w:r>
        <w:rPr>
          <w:rStyle w:val="a4"/>
          <w:rFonts w:cs="Arial" w:hint="eastAsia"/>
          <w:color w:val="333333"/>
          <w:sz w:val="21"/>
          <w:szCs w:val="21"/>
        </w:rPr>
        <w:t>树同，除了</w:t>
      </w:r>
      <w:r>
        <w:rPr>
          <w:rFonts w:cs="Arial" w:hint="eastAsia"/>
          <w:color w:val="333333"/>
          <w:sz w:val="21"/>
          <w:szCs w:val="21"/>
        </w:rPr>
        <w:t>：</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1.</w:t>
      </w:r>
      <w:r>
        <w:rPr>
          <w:rFonts w:cs="Arial" w:hint="eastAsia"/>
          <w:color w:val="333333"/>
          <w:sz w:val="21"/>
          <w:szCs w:val="21"/>
        </w:rPr>
        <w:t>非叶子结点的子树指针与关键字个数相同；</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2.</w:t>
      </w:r>
      <w:r>
        <w:rPr>
          <w:rFonts w:cs="Arial" w:hint="eastAsia"/>
          <w:color w:val="333333"/>
          <w:sz w:val="21"/>
          <w:szCs w:val="21"/>
        </w:rPr>
        <w:t>非叶子结点的子树指针</w:t>
      </w:r>
      <w:r>
        <w:rPr>
          <w:rFonts w:ascii="Arial" w:hAnsi="Arial" w:cs="Arial"/>
          <w:color w:val="333333"/>
          <w:sz w:val="21"/>
          <w:szCs w:val="21"/>
        </w:rPr>
        <w:t>P[i]</w:t>
      </w:r>
      <w:r>
        <w:rPr>
          <w:rFonts w:cs="Arial" w:hint="eastAsia"/>
          <w:color w:val="333333"/>
          <w:sz w:val="21"/>
          <w:szCs w:val="21"/>
        </w:rPr>
        <w:t>，指向关键字</w:t>
      </w:r>
      <w:proofErr w:type="gramStart"/>
      <w:r>
        <w:rPr>
          <w:rFonts w:cs="Arial" w:hint="eastAsia"/>
          <w:color w:val="333333"/>
          <w:sz w:val="21"/>
          <w:szCs w:val="21"/>
        </w:rPr>
        <w:t>值属于</w:t>
      </w:r>
      <w:proofErr w:type="gramEnd"/>
      <w:r>
        <w:rPr>
          <w:rFonts w:ascii="Arial" w:hAnsi="Arial" w:cs="Arial"/>
          <w:color w:val="333333"/>
          <w:sz w:val="21"/>
          <w:szCs w:val="21"/>
        </w:rPr>
        <w:t>[K[i], K[i+1])</w:t>
      </w:r>
      <w:r>
        <w:rPr>
          <w:rFonts w:cs="Arial" w:hint="eastAsia"/>
          <w:color w:val="333333"/>
          <w:sz w:val="21"/>
          <w:szCs w:val="21"/>
        </w:rPr>
        <w:t>的子树</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cs="Arial" w:hint="eastAsia"/>
          <w:color w:val="333333"/>
          <w:sz w:val="21"/>
          <w:szCs w:val="21"/>
        </w:rPr>
        <w:t>（</w:t>
      </w:r>
      <w:r>
        <w:rPr>
          <w:rFonts w:ascii="Arial" w:hAnsi="Arial" w:cs="Arial"/>
          <w:color w:val="333333"/>
          <w:sz w:val="21"/>
          <w:szCs w:val="21"/>
        </w:rPr>
        <w:t>B-</w:t>
      </w:r>
      <w:r>
        <w:rPr>
          <w:rFonts w:cs="Arial" w:hint="eastAsia"/>
          <w:color w:val="333333"/>
          <w:sz w:val="21"/>
          <w:szCs w:val="21"/>
        </w:rPr>
        <w:t>树是开区间）；</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3.</w:t>
      </w:r>
      <w:r>
        <w:rPr>
          <w:rFonts w:cs="Arial" w:hint="eastAsia"/>
          <w:color w:val="333333"/>
          <w:sz w:val="21"/>
          <w:szCs w:val="21"/>
        </w:rPr>
        <w:t>为所有叶子结点增加一个链指针；</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4.</w:t>
      </w:r>
      <w:r>
        <w:rPr>
          <w:rFonts w:cs="Arial" w:hint="eastAsia"/>
          <w:color w:val="333333"/>
          <w:sz w:val="21"/>
          <w:szCs w:val="21"/>
        </w:rPr>
        <w:t>所有关键字都在叶子结点出现；</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w:t>
      </w:r>
      <w:r>
        <w:rPr>
          <w:rFonts w:cs="Arial" w:hint="eastAsia"/>
          <w:color w:val="333333"/>
          <w:sz w:val="21"/>
          <w:szCs w:val="21"/>
        </w:rPr>
        <w:t>如：（</w:t>
      </w:r>
      <w:r>
        <w:rPr>
          <w:rFonts w:ascii="Arial" w:hAnsi="Arial" w:cs="Arial"/>
          <w:color w:val="333333"/>
          <w:sz w:val="21"/>
          <w:szCs w:val="21"/>
        </w:rPr>
        <w:t>M=3</w:t>
      </w:r>
      <w:r>
        <w:rPr>
          <w:rFonts w:cs="Arial" w:hint="eastAsia"/>
          <w:color w:val="333333"/>
          <w:sz w:val="21"/>
          <w:szCs w:val="21"/>
        </w:rPr>
        <w:t>）</w:t>
      </w:r>
    </w:p>
    <w:p w:rsidR="0041583B" w:rsidRDefault="0041583B" w:rsidP="0041583B">
      <w:pPr>
        <w:pStyle w:val="a3"/>
        <w:spacing w:before="0" w:beforeAutospacing="0" w:after="0" w:afterAutospacing="0" w:line="390" w:lineRule="atLeast"/>
        <w:jc w:val="center"/>
        <w:rPr>
          <w:rFonts w:ascii="Arial" w:hAnsi="Arial" w:cs="Arial"/>
          <w:color w:val="333333"/>
          <w:sz w:val="21"/>
          <w:szCs w:val="21"/>
        </w:rPr>
      </w:pPr>
      <w:r>
        <w:rPr>
          <w:rFonts w:cs="Arial"/>
          <w:noProof/>
          <w:color w:val="333333"/>
          <w:sz w:val="21"/>
          <w:szCs w:val="21"/>
        </w:rPr>
        <w:drawing>
          <wp:inline distT="0" distB="0" distL="0" distR="0">
            <wp:extent cx="5422900" cy="3289300"/>
            <wp:effectExtent l="0" t="0" r="6350" b="6350"/>
            <wp:docPr id="2" name="图片 2" descr="http://p.blog.csdn.net/images/p_blog_csdn_net/maneskin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blog.csdn.net/images/p_blog_csdn_net/manesking/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2900" cy="3289300"/>
                    </a:xfrm>
                    <a:prstGeom prst="rect">
                      <a:avLst/>
                    </a:prstGeom>
                    <a:noFill/>
                    <a:ln>
                      <a:noFill/>
                    </a:ln>
                  </pic:spPr>
                </pic:pic>
              </a:graphicData>
            </a:graphic>
          </wp:inline>
        </w:drawing>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cs="Arial" w:hint="eastAsia"/>
          <w:color w:val="333333"/>
          <w:sz w:val="21"/>
          <w:szCs w:val="21"/>
        </w:rPr>
        <w:t>   </w:t>
      </w:r>
      <w:r>
        <w:rPr>
          <w:rFonts w:ascii="Arial" w:hAnsi="Arial" w:cs="Arial"/>
          <w:color w:val="333333"/>
          <w:sz w:val="21"/>
          <w:szCs w:val="21"/>
        </w:rPr>
        <w:t>B+</w:t>
      </w:r>
      <w:r>
        <w:rPr>
          <w:rFonts w:cs="Arial" w:hint="eastAsia"/>
          <w:color w:val="333333"/>
          <w:sz w:val="21"/>
          <w:szCs w:val="21"/>
        </w:rPr>
        <w:t>的搜索与</w:t>
      </w:r>
      <w:r>
        <w:rPr>
          <w:rFonts w:ascii="Arial" w:hAnsi="Arial" w:cs="Arial"/>
          <w:color w:val="333333"/>
          <w:sz w:val="21"/>
          <w:szCs w:val="21"/>
        </w:rPr>
        <w:t>B-</w:t>
      </w:r>
      <w:r>
        <w:rPr>
          <w:rFonts w:cs="Arial" w:hint="eastAsia"/>
          <w:color w:val="333333"/>
          <w:sz w:val="21"/>
          <w:szCs w:val="21"/>
        </w:rPr>
        <w:t>树也基本相同，区别是</w:t>
      </w:r>
      <w:r>
        <w:rPr>
          <w:rFonts w:ascii="Arial" w:hAnsi="Arial" w:cs="Arial"/>
          <w:color w:val="333333"/>
          <w:sz w:val="21"/>
          <w:szCs w:val="21"/>
        </w:rPr>
        <w:t>B+</w:t>
      </w:r>
      <w:r>
        <w:rPr>
          <w:rFonts w:cs="Arial" w:hint="eastAsia"/>
          <w:color w:val="333333"/>
          <w:sz w:val="21"/>
          <w:szCs w:val="21"/>
        </w:rPr>
        <w:t>树只有达到叶子结点才命中（</w:t>
      </w:r>
      <w:r>
        <w:rPr>
          <w:rFonts w:ascii="Arial" w:hAnsi="Arial" w:cs="Arial"/>
          <w:color w:val="333333"/>
          <w:sz w:val="21"/>
          <w:szCs w:val="21"/>
        </w:rPr>
        <w:t>B-</w:t>
      </w:r>
      <w:r>
        <w:rPr>
          <w:rFonts w:cs="Arial" w:hint="eastAsia"/>
          <w:color w:val="333333"/>
          <w:sz w:val="21"/>
          <w:szCs w:val="21"/>
        </w:rPr>
        <w:t>树可以在</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cs="Arial" w:hint="eastAsia"/>
          <w:color w:val="333333"/>
          <w:sz w:val="21"/>
          <w:szCs w:val="21"/>
        </w:rPr>
        <w:t>非叶子结点命中），其性能也等价于在关键字全集做一次二分查找；</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w:t>
      </w:r>
      <w:r>
        <w:rPr>
          <w:rStyle w:val="a4"/>
          <w:rFonts w:ascii="Arial" w:hAnsi="Arial" w:cs="Arial"/>
          <w:color w:val="333333"/>
          <w:sz w:val="21"/>
          <w:szCs w:val="21"/>
        </w:rPr>
        <w:t>  B+</w:t>
      </w:r>
      <w:r>
        <w:rPr>
          <w:rStyle w:val="a4"/>
          <w:rFonts w:cs="Arial" w:hint="eastAsia"/>
          <w:color w:val="333333"/>
          <w:sz w:val="21"/>
          <w:szCs w:val="21"/>
        </w:rPr>
        <w:t>的特性：</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1.</w:t>
      </w:r>
      <w:r>
        <w:rPr>
          <w:rFonts w:cs="Arial" w:hint="eastAsia"/>
          <w:color w:val="333333"/>
          <w:sz w:val="21"/>
          <w:szCs w:val="21"/>
        </w:rPr>
        <w:t>所有关键字都出现在叶子结点的链表中（稠密索引），且链表中的关键字恰好</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cs="Arial" w:hint="eastAsia"/>
          <w:color w:val="333333"/>
          <w:sz w:val="21"/>
          <w:szCs w:val="21"/>
        </w:rPr>
        <w:t>是有序的；</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2.</w:t>
      </w:r>
      <w:r>
        <w:rPr>
          <w:rFonts w:cs="Arial" w:hint="eastAsia"/>
          <w:color w:val="333333"/>
          <w:sz w:val="21"/>
          <w:szCs w:val="21"/>
        </w:rPr>
        <w:t>不可能在非叶子结点命中；</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lastRenderedPageBreak/>
        <w:t>       3.</w:t>
      </w:r>
      <w:r>
        <w:rPr>
          <w:rFonts w:cs="Arial" w:hint="eastAsia"/>
          <w:color w:val="333333"/>
          <w:sz w:val="21"/>
          <w:szCs w:val="21"/>
        </w:rPr>
        <w:t>非叶子结点相当于是叶子结点的索引（稀疏索引），叶子结点相当于是存储</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cs="Arial" w:hint="eastAsia"/>
          <w:color w:val="333333"/>
          <w:sz w:val="21"/>
          <w:szCs w:val="21"/>
        </w:rPr>
        <w:t>（关键字）数据的数据层；</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4.</w:t>
      </w:r>
      <w:r>
        <w:rPr>
          <w:rFonts w:cs="Arial" w:hint="eastAsia"/>
          <w:color w:val="333333"/>
          <w:sz w:val="21"/>
          <w:szCs w:val="21"/>
        </w:rPr>
        <w:t>更适合文件索引系统；</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Style w:val="a4"/>
          <w:rFonts w:ascii="Arial" w:hAnsi="Arial" w:cs="Arial"/>
          <w:color w:val="333333"/>
          <w:sz w:val="21"/>
          <w:szCs w:val="21"/>
        </w:rPr>
        <w:t>B*</w:t>
      </w:r>
      <w:r>
        <w:rPr>
          <w:rStyle w:val="a4"/>
          <w:rFonts w:cs="Arial" w:hint="eastAsia"/>
          <w:color w:val="333333"/>
          <w:sz w:val="21"/>
          <w:szCs w:val="21"/>
        </w:rPr>
        <w:t>树</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w:t>
      </w:r>
      <w:r>
        <w:rPr>
          <w:rFonts w:cs="Arial" w:hint="eastAsia"/>
          <w:color w:val="333333"/>
          <w:sz w:val="21"/>
          <w:szCs w:val="21"/>
        </w:rPr>
        <w:t>是</w:t>
      </w:r>
      <w:r>
        <w:rPr>
          <w:rFonts w:ascii="Arial" w:hAnsi="Arial" w:cs="Arial"/>
          <w:color w:val="333333"/>
          <w:sz w:val="21"/>
          <w:szCs w:val="21"/>
        </w:rPr>
        <w:t>B+</w:t>
      </w:r>
      <w:r>
        <w:rPr>
          <w:rFonts w:cs="Arial" w:hint="eastAsia"/>
          <w:color w:val="333333"/>
          <w:sz w:val="21"/>
          <w:szCs w:val="21"/>
        </w:rPr>
        <w:t>树的变体，在</w:t>
      </w:r>
      <w:r>
        <w:rPr>
          <w:rFonts w:ascii="Arial" w:hAnsi="Arial" w:cs="Arial"/>
          <w:color w:val="333333"/>
          <w:sz w:val="21"/>
          <w:szCs w:val="21"/>
        </w:rPr>
        <w:t>B+</w:t>
      </w:r>
      <w:r>
        <w:rPr>
          <w:rFonts w:cs="Arial" w:hint="eastAsia"/>
          <w:color w:val="333333"/>
          <w:sz w:val="21"/>
          <w:szCs w:val="21"/>
        </w:rPr>
        <w:t>树</w:t>
      </w:r>
      <w:proofErr w:type="gramStart"/>
      <w:r>
        <w:rPr>
          <w:rFonts w:cs="Arial" w:hint="eastAsia"/>
          <w:color w:val="333333"/>
          <w:sz w:val="21"/>
          <w:szCs w:val="21"/>
        </w:rPr>
        <w:t>的非根和</w:t>
      </w:r>
      <w:proofErr w:type="gramEnd"/>
      <w:r>
        <w:rPr>
          <w:rFonts w:cs="Arial" w:hint="eastAsia"/>
          <w:color w:val="333333"/>
          <w:sz w:val="21"/>
          <w:szCs w:val="21"/>
        </w:rPr>
        <w:t>非叶子结点再增加指向兄弟的指针；</w:t>
      </w:r>
    </w:p>
    <w:p w:rsidR="0041583B" w:rsidRDefault="0041583B" w:rsidP="0041583B">
      <w:pPr>
        <w:pStyle w:val="a3"/>
        <w:spacing w:before="0" w:beforeAutospacing="0" w:after="0" w:afterAutospacing="0" w:line="390" w:lineRule="atLeast"/>
        <w:jc w:val="center"/>
        <w:rPr>
          <w:rFonts w:ascii="Arial" w:hAnsi="Arial" w:cs="Arial"/>
          <w:color w:val="333333"/>
          <w:sz w:val="21"/>
          <w:szCs w:val="21"/>
        </w:rPr>
      </w:pPr>
      <w:r>
        <w:rPr>
          <w:rFonts w:cs="Arial"/>
          <w:noProof/>
          <w:color w:val="333333"/>
          <w:sz w:val="21"/>
          <w:szCs w:val="21"/>
        </w:rPr>
        <w:drawing>
          <wp:inline distT="0" distB="0" distL="0" distR="0">
            <wp:extent cx="5422900" cy="3289300"/>
            <wp:effectExtent l="0" t="0" r="6350" b="6350"/>
            <wp:docPr id="1" name="图片 1" descr="http://p.blog.csdn.net/images/p_blog_csdn_net/maneskin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blog.csdn.net/images/p_blog_csdn_net/manesking/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2900" cy="3289300"/>
                    </a:xfrm>
                    <a:prstGeom prst="rect">
                      <a:avLst/>
                    </a:prstGeom>
                    <a:noFill/>
                    <a:ln>
                      <a:noFill/>
                    </a:ln>
                  </pic:spPr>
                </pic:pic>
              </a:graphicData>
            </a:graphic>
          </wp:inline>
        </w:drawing>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cs="Arial" w:hint="eastAsia"/>
          <w:color w:val="333333"/>
          <w:sz w:val="21"/>
          <w:szCs w:val="21"/>
        </w:rPr>
        <w:t>   </w:t>
      </w:r>
      <w:r>
        <w:rPr>
          <w:rFonts w:ascii="Arial" w:hAnsi="Arial" w:cs="Arial"/>
          <w:color w:val="333333"/>
          <w:sz w:val="21"/>
          <w:szCs w:val="21"/>
        </w:rPr>
        <w:t>B*</w:t>
      </w:r>
      <w:r>
        <w:rPr>
          <w:rFonts w:cs="Arial" w:hint="eastAsia"/>
          <w:color w:val="333333"/>
          <w:sz w:val="21"/>
          <w:szCs w:val="21"/>
        </w:rPr>
        <w:t>树定义了非叶子结点关键字个数至少为</w:t>
      </w:r>
      <w:r>
        <w:rPr>
          <w:rFonts w:ascii="Arial" w:hAnsi="Arial" w:cs="Arial"/>
          <w:color w:val="333333"/>
          <w:sz w:val="21"/>
          <w:szCs w:val="21"/>
        </w:rPr>
        <w:t>(2/3)*M</w:t>
      </w:r>
      <w:r>
        <w:rPr>
          <w:rFonts w:cs="Arial" w:hint="eastAsia"/>
          <w:color w:val="333333"/>
          <w:sz w:val="21"/>
          <w:szCs w:val="21"/>
        </w:rPr>
        <w:t>，即块的最低使用率为</w:t>
      </w:r>
      <w:r>
        <w:rPr>
          <w:rFonts w:ascii="Arial" w:hAnsi="Arial" w:cs="Arial"/>
          <w:color w:val="333333"/>
          <w:sz w:val="21"/>
          <w:szCs w:val="21"/>
        </w:rPr>
        <w:t>2/3</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cs="Arial" w:hint="eastAsia"/>
          <w:color w:val="333333"/>
          <w:sz w:val="21"/>
          <w:szCs w:val="21"/>
        </w:rPr>
        <w:t>（代替</w:t>
      </w:r>
      <w:r>
        <w:rPr>
          <w:rFonts w:ascii="Arial" w:hAnsi="Arial" w:cs="Arial"/>
          <w:color w:val="333333"/>
          <w:sz w:val="21"/>
          <w:szCs w:val="21"/>
        </w:rPr>
        <w:t>B+</w:t>
      </w:r>
      <w:r>
        <w:rPr>
          <w:rFonts w:cs="Arial" w:hint="eastAsia"/>
          <w:color w:val="333333"/>
          <w:sz w:val="21"/>
          <w:szCs w:val="21"/>
        </w:rPr>
        <w:t>树的</w:t>
      </w:r>
      <w:r>
        <w:rPr>
          <w:rFonts w:ascii="Arial" w:hAnsi="Arial" w:cs="Arial"/>
          <w:color w:val="333333"/>
          <w:sz w:val="21"/>
          <w:szCs w:val="21"/>
        </w:rPr>
        <w:t>1/2</w:t>
      </w:r>
      <w:r>
        <w:rPr>
          <w:rFonts w:cs="Arial" w:hint="eastAsia"/>
          <w:color w:val="333333"/>
          <w:sz w:val="21"/>
          <w:szCs w:val="21"/>
        </w:rPr>
        <w:t>）；</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B+</w:t>
      </w:r>
      <w:r>
        <w:rPr>
          <w:rFonts w:cs="Arial" w:hint="eastAsia"/>
          <w:color w:val="333333"/>
          <w:sz w:val="21"/>
          <w:szCs w:val="21"/>
        </w:rPr>
        <w:t>树的分裂：当一个结点满时，分配一个新的结点，并将原结点中</w:t>
      </w:r>
      <w:r>
        <w:rPr>
          <w:rFonts w:ascii="Arial" w:hAnsi="Arial" w:cs="Arial"/>
          <w:color w:val="333333"/>
          <w:sz w:val="21"/>
          <w:szCs w:val="21"/>
        </w:rPr>
        <w:t>1/2</w:t>
      </w:r>
      <w:r>
        <w:rPr>
          <w:rFonts w:cs="Arial" w:hint="eastAsia"/>
          <w:color w:val="333333"/>
          <w:sz w:val="21"/>
          <w:szCs w:val="21"/>
        </w:rPr>
        <w:t>的数据</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cs="Arial" w:hint="eastAsia"/>
          <w:color w:val="333333"/>
          <w:sz w:val="21"/>
          <w:szCs w:val="21"/>
        </w:rPr>
        <w:t>复制到新结点，最后在父结点中增加新结点的指针；</w:t>
      </w:r>
      <w:r>
        <w:rPr>
          <w:rFonts w:ascii="Arial" w:hAnsi="Arial" w:cs="Arial"/>
          <w:color w:val="333333"/>
          <w:sz w:val="21"/>
          <w:szCs w:val="21"/>
        </w:rPr>
        <w:t>B+</w:t>
      </w:r>
      <w:r>
        <w:rPr>
          <w:rFonts w:cs="Arial" w:hint="eastAsia"/>
          <w:color w:val="333333"/>
          <w:sz w:val="21"/>
          <w:szCs w:val="21"/>
        </w:rPr>
        <w:t>树的分裂只影响原结点和</w:t>
      </w:r>
      <w:proofErr w:type="gramStart"/>
      <w:r>
        <w:rPr>
          <w:rFonts w:cs="Arial" w:hint="eastAsia"/>
          <w:color w:val="333333"/>
          <w:sz w:val="21"/>
          <w:szCs w:val="21"/>
        </w:rPr>
        <w:t>父</w:t>
      </w:r>
      <w:proofErr w:type="gramEnd"/>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cs="Arial" w:hint="eastAsia"/>
          <w:color w:val="333333"/>
          <w:sz w:val="21"/>
          <w:szCs w:val="21"/>
        </w:rPr>
        <w:t>结点，而不会影响兄弟结点，所以它不需要指向兄弟的指针；</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B*</w:t>
      </w:r>
      <w:r>
        <w:rPr>
          <w:rFonts w:cs="Arial" w:hint="eastAsia"/>
          <w:color w:val="333333"/>
          <w:sz w:val="21"/>
          <w:szCs w:val="21"/>
        </w:rPr>
        <w:t>树的分裂：当一个结点满时，如果它的下一个兄弟结点未满，那么将一部分</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cs="Arial" w:hint="eastAsia"/>
          <w:color w:val="333333"/>
          <w:sz w:val="21"/>
          <w:szCs w:val="21"/>
        </w:rPr>
        <w:t>数据移到兄弟结点中，再在原结点插入关键字，最后修改父结点中兄弟结点的关键字</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cs="Arial" w:hint="eastAsia"/>
          <w:color w:val="333333"/>
          <w:sz w:val="21"/>
          <w:szCs w:val="21"/>
        </w:rPr>
        <w:t>（因为兄弟结点的关键字范围改变了）；如果兄弟也满了，则在原结点与兄弟结点之</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cs="Arial" w:hint="eastAsia"/>
          <w:color w:val="333333"/>
          <w:sz w:val="21"/>
          <w:szCs w:val="21"/>
        </w:rPr>
        <w:t>间增加新结点，并各复制</w:t>
      </w:r>
      <w:r>
        <w:rPr>
          <w:rFonts w:ascii="Arial" w:hAnsi="Arial" w:cs="Arial"/>
          <w:color w:val="333333"/>
          <w:sz w:val="21"/>
          <w:szCs w:val="21"/>
        </w:rPr>
        <w:t>1/3</w:t>
      </w:r>
      <w:r>
        <w:rPr>
          <w:rFonts w:cs="Arial" w:hint="eastAsia"/>
          <w:color w:val="333333"/>
          <w:sz w:val="21"/>
          <w:szCs w:val="21"/>
        </w:rPr>
        <w:t>的数据到新结点，最后在父结点增加新结点的指针；</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w:t>
      </w:r>
      <w:r>
        <w:rPr>
          <w:rFonts w:cs="Arial" w:hint="eastAsia"/>
          <w:color w:val="333333"/>
          <w:sz w:val="21"/>
          <w:szCs w:val="21"/>
        </w:rPr>
        <w:t>所以，</w:t>
      </w:r>
      <w:r>
        <w:rPr>
          <w:rFonts w:ascii="Arial" w:hAnsi="Arial" w:cs="Arial"/>
          <w:color w:val="333333"/>
          <w:sz w:val="21"/>
          <w:szCs w:val="21"/>
        </w:rPr>
        <w:t>B*</w:t>
      </w:r>
      <w:proofErr w:type="gramStart"/>
      <w:r>
        <w:rPr>
          <w:rFonts w:cs="Arial" w:hint="eastAsia"/>
          <w:color w:val="333333"/>
          <w:sz w:val="21"/>
          <w:szCs w:val="21"/>
        </w:rPr>
        <w:t>树分配</w:t>
      </w:r>
      <w:proofErr w:type="gramEnd"/>
      <w:r>
        <w:rPr>
          <w:rFonts w:cs="Arial" w:hint="eastAsia"/>
          <w:color w:val="333333"/>
          <w:sz w:val="21"/>
          <w:szCs w:val="21"/>
        </w:rPr>
        <w:t>新结点的概率比</w:t>
      </w:r>
      <w:r>
        <w:rPr>
          <w:rFonts w:ascii="Arial" w:hAnsi="Arial" w:cs="Arial"/>
          <w:color w:val="333333"/>
          <w:sz w:val="21"/>
          <w:szCs w:val="21"/>
        </w:rPr>
        <w:t>B+</w:t>
      </w:r>
      <w:r>
        <w:rPr>
          <w:rFonts w:cs="Arial" w:hint="eastAsia"/>
          <w:color w:val="333333"/>
          <w:sz w:val="21"/>
          <w:szCs w:val="21"/>
        </w:rPr>
        <w:t>树要低，空间使用率更高；</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Style w:val="a4"/>
          <w:rFonts w:ascii="Arial" w:hAnsi="Arial" w:cs="Arial"/>
          <w:color w:val="333333"/>
          <w:sz w:val="21"/>
          <w:szCs w:val="21"/>
        </w:rPr>
        <w:t>红黑树</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红黑树（</w:t>
      </w:r>
      <w:r>
        <w:rPr>
          <w:rFonts w:ascii="Arial" w:hAnsi="Arial" w:cs="Arial"/>
          <w:color w:val="333333"/>
          <w:sz w:val="21"/>
          <w:szCs w:val="21"/>
        </w:rPr>
        <w:t>Red-Black Tree</w:t>
      </w:r>
      <w:r>
        <w:rPr>
          <w:rFonts w:ascii="Arial" w:hAnsi="Arial" w:cs="Arial"/>
          <w:color w:val="333333"/>
          <w:sz w:val="21"/>
          <w:szCs w:val="21"/>
        </w:rPr>
        <w:t>）</w:t>
      </w:r>
      <w:proofErr w:type="gramStart"/>
      <w:r>
        <w:rPr>
          <w:rFonts w:ascii="Arial" w:hAnsi="Arial" w:cs="Arial"/>
          <w:color w:val="333333"/>
          <w:sz w:val="21"/>
          <w:szCs w:val="21"/>
        </w:rPr>
        <w:t>是二叉搜索树</w:t>
      </w:r>
      <w:proofErr w:type="gramEnd"/>
      <w:r>
        <w:rPr>
          <w:rFonts w:ascii="Arial" w:hAnsi="Arial" w:cs="Arial"/>
          <w:color w:val="333333"/>
          <w:sz w:val="21"/>
          <w:szCs w:val="21"/>
        </w:rPr>
        <w:t>（</w:t>
      </w:r>
      <w:r>
        <w:rPr>
          <w:rFonts w:ascii="Arial" w:hAnsi="Arial" w:cs="Arial"/>
          <w:color w:val="333333"/>
          <w:sz w:val="21"/>
          <w:szCs w:val="21"/>
        </w:rPr>
        <w:t>Binary Search Tree</w:t>
      </w:r>
      <w:r>
        <w:rPr>
          <w:rFonts w:ascii="Arial" w:hAnsi="Arial" w:cs="Arial"/>
          <w:color w:val="333333"/>
          <w:sz w:val="21"/>
          <w:szCs w:val="21"/>
        </w:rPr>
        <w:t>）的一种改进。我们</w:t>
      </w:r>
      <w:proofErr w:type="gramStart"/>
      <w:r>
        <w:rPr>
          <w:rFonts w:ascii="Arial" w:hAnsi="Arial" w:cs="Arial"/>
          <w:color w:val="333333"/>
          <w:sz w:val="21"/>
          <w:szCs w:val="21"/>
        </w:rPr>
        <w:t>知道二叉搜索树</w:t>
      </w:r>
      <w:proofErr w:type="gramEnd"/>
      <w:r>
        <w:rPr>
          <w:rFonts w:ascii="Arial" w:hAnsi="Arial" w:cs="Arial"/>
          <w:color w:val="333333"/>
          <w:sz w:val="21"/>
          <w:szCs w:val="21"/>
        </w:rPr>
        <w:t>在最坏的情况下可能会变成一个链表（当所有节点按从小到大的顺序依次插入后）。而红黑树在每一次插入或删除节点之后都会花</w:t>
      </w:r>
      <w:r>
        <w:rPr>
          <w:rFonts w:ascii="Arial" w:hAnsi="Arial" w:cs="Arial"/>
          <w:color w:val="333333"/>
          <w:sz w:val="21"/>
          <w:szCs w:val="21"/>
        </w:rPr>
        <w:t>O</w:t>
      </w:r>
      <w:r>
        <w:rPr>
          <w:rFonts w:ascii="Arial" w:hAnsi="Arial" w:cs="Arial"/>
          <w:color w:val="333333"/>
          <w:sz w:val="21"/>
          <w:szCs w:val="21"/>
        </w:rPr>
        <w:t>（</w:t>
      </w:r>
      <w:r>
        <w:rPr>
          <w:rFonts w:ascii="Arial" w:hAnsi="Arial" w:cs="Arial"/>
          <w:color w:val="333333"/>
          <w:sz w:val="21"/>
          <w:szCs w:val="21"/>
        </w:rPr>
        <w:t>log N</w:t>
      </w:r>
      <w:r>
        <w:rPr>
          <w:rFonts w:ascii="Arial" w:hAnsi="Arial" w:cs="Arial"/>
          <w:color w:val="333333"/>
          <w:sz w:val="21"/>
          <w:szCs w:val="21"/>
        </w:rPr>
        <w:t>）的时间来对树的结构作修</w:t>
      </w:r>
      <w:r>
        <w:rPr>
          <w:rFonts w:ascii="Arial" w:hAnsi="Arial" w:cs="Arial"/>
          <w:color w:val="333333"/>
          <w:sz w:val="21"/>
          <w:szCs w:val="21"/>
        </w:rPr>
        <w:lastRenderedPageBreak/>
        <w:t>改，以保持树的平衡。也就是说，红黑树的查找方法</w:t>
      </w:r>
      <w:proofErr w:type="gramStart"/>
      <w:r>
        <w:rPr>
          <w:rFonts w:ascii="Arial" w:hAnsi="Arial" w:cs="Arial"/>
          <w:color w:val="333333"/>
          <w:sz w:val="21"/>
          <w:szCs w:val="21"/>
        </w:rPr>
        <w:t>与二叉搜索树</w:t>
      </w:r>
      <w:proofErr w:type="gramEnd"/>
      <w:r>
        <w:rPr>
          <w:rFonts w:ascii="Arial" w:hAnsi="Arial" w:cs="Arial"/>
          <w:color w:val="333333"/>
          <w:sz w:val="21"/>
          <w:szCs w:val="21"/>
        </w:rPr>
        <w:t>完全一样；插入和删除节点的</w:t>
      </w:r>
      <w:proofErr w:type="gramStart"/>
      <w:r>
        <w:rPr>
          <w:rFonts w:ascii="Arial" w:hAnsi="Arial" w:cs="Arial"/>
          <w:color w:val="333333"/>
          <w:sz w:val="21"/>
          <w:szCs w:val="21"/>
        </w:rPr>
        <w:t>的</w:t>
      </w:r>
      <w:proofErr w:type="gramEnd"/>
      <w:r>
        <w:rPr>
          <w:rFonts w:ascii="Arial" w:hAnsi="Arial" w:cs="Arial"/>
          <w:color w:val="333333"/>
          <w:sz w:val="21"/>
          <w:szCs w:val="21"/>
        </w:rPr>
        <w:t>方法前半部分节</w:t>
      </w:r>
      <w:proofErr w:type="gramStart"/>
      <w:r>
        <w:rPr>
          <w:rFonts w:ascii="Arial" w:hAnsi="Arial" w:cs="Arial"/>
          <w:color w:val="333333"/>
          <w:sz w:val="21"/>
          <w:szCs w:val="21"/>
        </w:rPr>
        <w:t>与二叉搜索树</w:t>
      </w:r>
      <w:proofErr w:type="gramEnd"/>
      <w:r>
        <w:rPr>
          <w:rFonts w:ascii="Arial" w:hAnsi="Arial" w:cs="Arial"/>
          <w:color w:val="333333"/>
          <w:sz w:val="21"/>
          <w:szCs w:val="21"/>
        </w:rPr>
        <w:t>完全一样，而后半部分添加了一些修改树的结构的操作。</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红黑树的每个节点上的属性除了有一个</w:t>
      </w:r>
      <w:r>
        <w:rPr>
          <w:rFonts w:ascii="Arial" w:hAnsi="Arial" w:cs="Arial"/>
          <w:color w:val="333333"/>
          <w:sz w:val="21"/>
          <w:szCs w:val="21"/>
        </w:rPr>
        <w:t>key</w:t>
      </w:r>
      <w:r>
        <w:rPr>
          <w:rFonts w:ascii="Arial" w:hAnsi="Arial" w:cs="Arial"/>
          <w:color w:val="333333"/>
          <w:sz w:val="21"/>
          <w:szCs w:val="21"/>
        </w:rPr>
        <w:t>、</w:t>
      </w:r>
      <w:r>
        <w:rPr>
          <w:rFonts w:ascii="Arial" w:hAnsi="Arial" w:cs="Arial"/>
          <w:color w:val="333333"/>
          <w:sz w:val="21"/>
          <w:szCs w:val="21"/>
        </w:rPr>
        <w:t>3</w:t>
      </w:r>
      <w:r>
        <w:rPr>
          <w:rFonts w:ascii="Arial" w:hAnsi="Arial" w:cs="Arial"/>
          <w:color w:val="333333"/>
          <w:sz w:val="21"/>
          <w:szCs w:val="21"/>
        </w:rPr>
        <w:t>个指针：</w:t>
      </w:r>
      <w:r>
        <w:rPr>
          <w:rFonts w:ascii="Arial" w:hAnsi="Arial" w:cs="Arial"/>
          <w:color w:val="333333"/>
          <w:sz w:val="21"/>
          <w:szCs w:val="21"/>
        </w:rPr>
        <w:t>parent</w:t>
      </w:r>
      <w:r>
        <w:rPr>
          <w:rFonts w:ascii="Arial" w:hAnsi="Arial" w:cs="Arial"/>
          <w:color w:val="333333"/>
          <w:sz w:val="21"/>
          <w:szCs w:val="21"/>
        </w:rPr>
        <w:t>、</w:t>
      </w:r>
      <w:proofErr w:type="spellStart"/>
      <w:r>
        <w:rPr>
          <w:rFonts w:ascii="Arial" w:hAnsi="Arial" w:cs="Arial"/>
          <w:color w:val="333333"/>
          <w:sz w:val="21"/>
          <w:szCs w:val="21"/>
        </w:rPr>
        <w:t>lchild</w:t>
      </w:r>
      <w:proofErr w:type="spellEnd"/>
      <w:r>
        <w:rPr>
          <w:rFonts w:ascii="Arial" w:hAnsi="Arial" w:cs="Arial"/>
          <w:color w:val="333333"/>
          <w:sz w:val="21"/>
          <w:szCs w:val="21"/>
        </w:rPr>
        <w:t>、</w:t>
      </w:r>
      <w:proofErr w:type="spellStart"/>
      <w:r>
        <w:rPr>
          <w:rFonts w:ascii="Arial" w:hAnsi="Arial" w:cs="Arial"/>
          <w:color w:val="333333"/>
          <w:sz w:val="21"/>
          <w:szCs w:val="21"/>
        </w:rPr>
        <w:t>rchild</w:t>
      </w:r>
      <w:proofErr w:type="spellEnd"/>
      <w:r>
        <w:rPr>
          <w:rFonts w:ascii="Arial" w:hAnsi="Arial" w:cs="Arial"/>
          <w:color w:val="333333"/>
          <w:sz w:val="21"/>
          <w:szCs w:val="21"/>
        </w:rPr>
        <w:t>以外，还多了一个属性：</w:t>
      </w:r>
      <w:r>
        <w:rPr>
          <w:rFonts w:ascii="Arial" w:hAnsi="Arial" w:cs="Arial"/>
          <w:color w:val="333333"/>
          <w:sz w:val="21"/>
          <w:szCs w:val="21"/>
        </w:rPr>
        <w:t>color</w:t>
      </w:r>
      <w:r>
        <w:rPr>
          <w:rFonts w:ascii="Arial" w:hAnsi="Arial" w:cs="Arial"/>
          <w:color w:val="333333"/>
          <w:sz w:val="21"/>
          <w:szCs w:val="21"/>
        </w:rPr>
        <w:t>。它只能是两种颜色：红或黑。而红黑树除了</w:t>
      </w:r>
      <w:proofErr w:type="gramStart"/>
      <w:r>
        <w:rPr>
          <w:rFonts w:ascii="Arial" w:hAnsi="Arial" w:cs="Arial"/>
          <w:color w:val="333333"/>
          <w:sz w:val="21"/>
          <w:szCs w:val="21"/>
        </w:rPr>
        <w:t>具有二叉搜索树</w:t>
      </w:r>
      <w:proofErr w:type="gramEnd"/>
      <w:r>
        <w:rPr>
          <w:rFonts w:ascii="Arial" w:hAnsi="Arial" w:cs="Arial"/>
          <w:color w:val="333333"/>
          <w:sz w:val="21"/>
          <w:szCs w:val="21"/>
        </w:rPr>
        <w:t>的所有性质之外，还具有以下</w:t>
      </w:r>
      <w:r>
        <w:rPr>
          <w:rFonts w:ascii="Arial" w:hAnsi="Arial" w:cs="Arial"/>
          <w:color w:val="333333"/>
          <w:sz w:val="21"/>
          <w:szCs w:val="21"/>
        </w:rPr>
        <w:t>4</w:t>
      </w:r>
      <w:r>
        <w:rPr>
          <w:rFonts w:ascii="Arial" w:hAnsi="Arial" w:cs="Arial"/>
          <w:color w:val="333333"/>
          <w:sz w:val="21"/>
          <w:szCs w:val="21"/>
        </w:rPr>
        <w:t>点性质：</w:t>
      </w:r>
      <w:r>
        <w:rPr>
          <w:rFonts w:ascii="Arial" w:hAnsi="Arial" w:cs="Arial"/>
          <w:color w:val="333333"/>
          <w:sz w:val="21"/>
          <w:szCs w:val="21"/>
        </w:rPr>
        <w:br/>
        <w:t xml:space="preserve">1. </w:t>
      </w:r>
      <w:r>
        <w:rPr>
          <w:rFonts w:ascii="Arial" w:hAnsi="Arial" w:cs="Arial"/>
          <w:color w:val="333333"/>
          <w:sz w:val="21"/>
          <w:szCs w:val="21"/>
        </w:rPr>
        <w:t>根节点是黑色的。</w:t>
      </w:r>
      <w:r>
        <w:rPr>
          <w:rFonts w:ascii="Arial" w:hAnsi="Arial" w:cs="Arial"/>
          <w:color w:val="333333"/>
          <w:sz w:val="21"/>
          <w:szCs w:val="21"/>
        </w:rPr>
        <w:br/>
        <w:t xml:space="preserve">2. </w:t>
      </w:r>
      <w:r>
        <w:rPr>
          <w:rFonts w:ascii="Arial" w:hAnsi="Arial" w:cs="Arial"/>
          <w:color w:val="333333"/>
          <w:sz w:val="21"/>
          <w:szCs w:val="21"/>
        </w:rPr>
        <w:t>空节点是黑色的（红黑树中，根节点的</w:t>
      </w:r>
      <w:r>
        <w:rPr>
          <w:rFonts w:ascii="Arial" w:hAnsi="Arial" w:cs="Arial"/>
          <w:color w:val="333333"/>
          <w:sz w:val="21"/>
          <w:szCs w:val="21"/>
        </w:rPr>
        <w:t>parent</w:t>
      </w:r>
      <w:r>
        <w:rPr>
          <w:rFonts w:ascii="Arial" w:hAnsi="Arial" w:cs="Arial"/>
          <w:color w:val="333333"/>
          <w:sz w:val="21"/>
          <w:szCs w:val="21"/>
        </w:rPr>
        <w:t>以及所有叶节点</w:t>
      </w:r>
      <w:proofErr w:type="spellStart"/>
      <w:r>
        <w:rPr>
          <w:rFonts w:ascii="Arial" w:hAnsi="Arial" w:cs="Arial"/>
          <w:color w:val="333333"/>
          <w:sz w:val="21"/>
          <w:szCs w:val="21"/>
        </w:rPr>
        <w:t>lchild</w:t>
      </w:r>
      <w:proofErr w:type="spellEnd"/>
      <w:r>
        <w:rPr>
          <w:rFonts w:ascii="Arial" w:hAnsi="Arial" w:cs="Arial"/>
          <w:color w:val="333333"/>
          <w:sz w:val="21"/>
          <w:szCs w:val="21"/>
        </w:rPr>
        <w:t>、</w:t>
      </w:r>
      <w:proofErr w:type="spellStart"/>
      <w:r>
        <w:rPr>
          <w:rFonts w:ascii="Arial" w:hAnsi="Arial" w:cs="Arial"/>
          <w:color w:val="333333"/>
          <w:sz w:val="21"/>
          <w:szCs w:val="21"/>
        </w:rPr>
        <w:t>rchild</w:t>
      </w:r>
      <w:proofErr w:type="spellEnd"/>
      <w:r>
        <w:rPr>
          <w:rFonts w:ascii="Arial" w:hAnsi="Arial" w:cs="Arial"/>
          <w:color w:val="333333"/>
          <w:sz w:val="21"/>
          <w:szCs w:val="21"/>
        </w:rPr>
        <w:t>都不指向</w:t>
      </w:r>
      <w:r>
        <w:rPr>
          <w:rFonts w:ascii="Arial" w:hAnsi="Arial" w:cs="Arial"/>
          <w:color w:val="333333"/>
          <w:sz w:val="21"/>
          <w:szCs w:val="21"/>
        </w:rPr>
        <w:t>NULL</w:t>
      </w:r>
      <w:r>
        <w:rPr>
          <w:rFonts w:ascii="Arial" w:hAnsi="Arial" w:cs="Arial"/>
          <w:color w:val="333333"/>
          <w:sz w:val="21"/>
          <w:szCs w:val="21"/>
        </w:rPr>
        <w:t>，而是指向一个定义好的空节点）。</w:t>
      </w:r>
      <w:r>
        <w:rPr>
          <w:rFonts w:ascii="Arial" w:hAnsi="Arial" w:cs="Arial"/>
          <w:color w:val="333333"/>
          <w:sz w:val="21"/>
          <w:szCs w:val="21"/>
        </w:rPr>
        <w:br/>
        <w:t xml:space="preserve">3. </w:t>
      </w:r>
      <w:r>
        <w:rPr>
          <w:rFonts w:ascii="Arial" w:hAnsi="Arial" w:cs="Arial"/>
          <w:color w:val="333333"/>
          <w:sz w:val="21"/>
          <w:szCs w:val="21"/>
        </w:rPr>
        <w:t>红色节点的父、左子、</w:t>
      </w:r>
      <w:proofErr w:type="gramStart"/>
      <w:r>
        <w:rPr>
          <w:rFonts w:ascii="Arial" w:hAnsi="Arial" w:cs="Arial"/>
          <w:color w:val="333333"/>
          <w:sz w:val="21"/>
          <w:szCs w:val="21"/>
        </w:rPr>
        <w:t>右子节点</w:t>
      </w:r>
      <w:proofErr w:type="gramEnd"/>
      <w:r>
        <w:rPr>
          <w:rFonts w:ascii="Arial" w:hAnsi="Arial" w:cs="Arial"/>
          <w:color w:val="333333"/>
          <w:sz w:val="21"/>
          <w:szCs w:val="21"/>
        </w:rPr>
        <w:t>都是黑色。</w:t>
      </w:r>
      <w:r>
        <w:rPr>
          <w:rFonts w:ascii="Arial" w:hAnsi="Arial" w:cs="Arial"/>
          <w:color w:val="333333"/>
          <w:sz w:val="21"/>
          <w:szCs w:val="21"/>
        </w:rPr>
        <w:br/>
        <w:t xml:space="preserve">4. </w:t>
      </w:r>
      <w:r>
        <w:rPr>
          <w:rFonts w:ascii="Arial" w:hAnsi="Arial" w:cs="Arial"/>
          <w:color w:val="333333"/>
          <w:sz w:val="21"/>
          <w:szCs w:val="21"/>
        </w:rPr>
        <w:t>在任何</w:t>
      </w:r>
      <w:proofErr w:type="gramStart"/>
      <w:r>
        <w:rPr>
          <w:rFonts w:ascii="Arial" w:hAnsi="Arial" w:cs="Arial"/>
          <w:color w:val="333333"/>
          <w:sz w:val="21"/>
          <w:szCs w:val="21"/>
        </w:rPr>
        <w:t>一</w:t>
      </w:r>
      <w:proofErr w:type="gramEnd"/>
      <w:r>
        <w:rPr>
          <w:rFonts w:ascii="Arial" w:hAnsi="Arial" w:cs="Arial"/>
          <w:color w:val="333333"/>
          <w:sz w:val="21"/>
          <w:szCs w:val="21"/>
        </w:rPr>
        <w:t>棵子树中，每一条从根节点向下走到空节点的路径上包含的黑色节点数量都相同。</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Style w:val="a4"/>
          <w:rFonts w:cs="Arial" w:hint="eastAsia"/>
          <w:color w:val="333333"/>
          <w:sz w:val="21"/>
          <w:szCs w:val="21"/>
        </w:rPr>
        <w:t>小结</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B</w:t>
      </w:r>
      <w:r>
        <w:rPr>
          <w:rFonts w:cs="Arial" w:hint="eastAsia"/>
          <w:color w:val="333333"/>
          <w:sz w:val="21"/>
          <w:szCs w:val="21"/>
        </w:rPr>
        <w:t>树：二叉树，每个结点只存储一个关键字，等于则命中，</w:t>
      </w:r>
      <w:proofErr w:type="gramStart"/>
      <w:r>
        <w:rPr>
          <w:rFonts w:cs="Arial" w:hint="eastAsia"/>
          <w:color w:val="333333"/>
          <w:sz w:val="21"/>
          <w:szCs w:val="21"/>
        </w:rPr>
        <w:t>小于走左</w:t>
      </w:r>
      <w:proofErr w:type="gramEnd"/>
      <w:r>
        <w:rPr>
          <w:rFonts w:cs="Arial" w:hint="eastAsia"/>
          <w:color w:val="333333"/>
          <w:sz w:val="21"/>
          <w:szCs w:val="21"/>
        </w:rPr>
        <w:t>结点，大于</w:t>
      </w:r>
    </w:p>
    <w:p w:rsidR="0041583B" w:rsidRDefault="0041583B" w:rsidP="0041583B">
      <w:pPr>
        <w:pStyle w:val="a3"/>
        <w:spacing w:before="0" w:beforeAutospacing="0" w:after="0" w:afterAutospacing="0" w:line="390" w:lineRule="atLeast"/>
        <w:rPr>
          <w:rFonts w:ascii="Arial" w:hAnsi="Arial" w:cs="Arial"/>
          <w:color w:val="333333"/>
          <w:sz w:val="21"/>
          <w:szCs w:val="21"/>
        </w:rPr>
      </w:pPr>
      <w:proofErr w:type="gramStart"/>
      <w:r>
        <w:rPr>
          <w:rFonts w:cs="Arial" w:hint="eastAsia"/>
          <w:color w:val="333333"/>
          <w:sz w:val="21"/>
          <w:szCs w:val="21"/>
        </w:rPr>
        <w:t>走右结点</w:t>
      </w:r>
      <w:proofErr w:type="gramEnd"/>
      <w:r>
        <w:rPr>
          <w:rFonts w:cs="Arial" w:hint="eastAsia"/>
          <w:color w:val="333333"/>
          <w:sz w:val="21"/>
          <w:szCs w:val="21"/>
        </w:rPr>
        <w:t>；</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B-</w:t>
      </w:r>
      <w:r>
        <w:rPr>
          <w:rFonts w:cs="Arial" w:hint="eastAsia"/>
          <w:color w:val="333333"/>
          <w:sz w:val="21"/>
          <w:szCs w:val="21"/>
        </w:rPr>
        <w:t>树：多路搜索树，每个结点存储</w:t>
      </w:r>
      <w:r>
        <w:rPr>
          <w:rFonts w:ascii="Arial" w:hAnsi="Arial" w:cs="Arial"/>
          <w:color w:val="333333"/>
          <w:sz w:val="21"/>
          <w:szCs w:val="21"/>
        </w:rPr>
        <w:t>M/2</w:t>
      </w:r>
      <w:r>
        <w:rPr>
          <w:rFonts w:cs="Arial" w:hint="eastAsia"/>
          <w:color w:val="333333"/>
          <w:sz w:val="21"/>
          <w:szCs w:val="21"/>
        </w:rPr>
        <w:t>到</w:t>
      </w:r>
      <w:r>
        <w:rPr>
          <w:rFonts w:ascii="Arial" w:hAnsi="Arial" w:cs="Arial"/>
          <w:color w:val="333333"/>
          <w:sz w:val="21"/>
          <w:szCs w:val="21"/>
        </w:rPr>
        <w:t>M</w:t>
      </w:r>
      <w:proofErr w:type="gramStart"/>
      <w:r>
        <w:rPr>
          <w:rFonts w:cs="Arial" w:hint="eastAsia"/>
          <w:color w:val="333333"/>
          <w:sz w:val="21"/>
          <w:szCs w:val="21"/>
        </w:rPr>
        <w:t>个</w:t>
      </w:r>
      <w:proofErr w:type="gramEnd"/>
      <w:r>
        <w:rPr>
          <w:rFonts w:cs="Arial" w:hint="eastAsia"/>
          <w:color w:val="333333"/>
          <w:sz w:val="21"/>
          <w:szCs w:val="21"/>
        </w:rPr>
        <w:t>关键字，非叶子结点存储指向关键</w:t>
      </w:r>
    </w:p>
    <w:p w:rsidR="0041583B" w:rsidRDefault="0041583B" w:rsidP="0041583B">
      <w:pPr>
        <w:pStyle w:val="a3"/>
        <w:spacing w:before="0" w:beforeAutospacing="0" w:after="0" w:afterAutospacing="0" w:line="390" w:lineRule="atLeast"/>
        <w:rPr>
          <w:rFonts w:ascii="Arial" w:hAnsi="Arial" w:cs="Arial"/>
          <w:color w:val="333333"/>
          <w:sz w:val="21"/>
          <w:szCs w:val="21"/>
        </w:rPr>
      </w:pPr>
      <w:proofErr w:type="gramStart"/>
      <w:r>
        <w:rPr>
          <w:rFonts w:cs="Arial" w:hint="eastAsia"/>
          <w:color w:val="333333"/>
          <w:sz w:val="21"/>
          <w:szCs w:val="21"/>
        </w:rPr>
        <w:t>字范围</w:t>
      </w:r>
      <w:proofErr w:type="gramEnd"/>
      <w:r>
        <w:rPr>
          <w:rFonts w:cs="Arial" w:hint="eastAsia"/>
          <w:color w:val="333333"/>
          <w:sz w:val="21"/>
          <w:szCs w:val="21"/>
        </w:rPr>
        <w:t>的子结点；</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w:t>
      </w:r>
      <w:r>
        <w:rPr>
          <w:rFonts w:cs="Arial" w:hint="eastAsia"/>
          <w:color w:val="333333"/>
          <w:sz w:val="21"/>
          <w:szCs w:val="21"/>
        </w:rPr>
        <w:t>所有关键字在整颗树中出现，且只出现一次，非叶子结点可以命中；</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B+</w:t>
      </w:r>
      <w:r>
        <w:rPr>
          <w:rFonts w:cs="Arial" w:hint="eastAsia"/>
          <w:color w:val="333333"/>
          <w:sz w:val="21"/>
          <w:szCs w:val="21"/>
        </w:rPr>
        <w:t>树：在</w:t>
      </w:r>
      <w:r>
        <w:rPr>
          <w:rFonts w:ascii="Arial" w:hAnsi="Arial" w:cs="Arial"/>
          <w:color w:val="333333"/>
          <w:sz w:val="21"/>
          <w:szCs w:val="21"/>
        </w:rPr>
        <w:t>B-</w:t>
      </w:r>
      <w:proofErr w:type="gramStart"/>
      <w:r>
        <w:rPr>
          <w:rFonts w:cs="Arial" w:hint="eastAsia"/>
          <w:color w:val="333333"/>
          <w:sz w:val="21"/>
          <w:szCs w:val="21"/>
        </w:rPr>
        <w:t>树基础</w:t>
      </w:r>
      <w:proofErr w:type="gramEnd"/>
      <w:r>
        <w:rPr>
          <w:rFonts w:cs="Arial" w:hint="eastAsia"/>
          <w:color w:val="333333"/>
          <w:sz w:val="21"/>
          <w:szCs w:val="21"/>
        </w:rPr>
        <w:t>上，为叶子结点增加链表指针，所有关键字都在叶子结点</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cs="Arial" w:hint="eastAsia"/>
          <w:color w:val="333333"/>
          <w:sz w:val="21"/>
          <w:szCs w:val="21"/>
        </w:rPr>
        <w:t>中出现，非叶子结点作为叶子结点的索引；</w:t>
      </w:r>
      <w:r>
        <w:rPr>
          <w:rFonts w:ascii="Arial" w:hAnsi="Arial" w:cs="Arial"/>
          <w:color w:val="333333"/>
          <w:sz w:val="21"/>
          <w:szCs w:val="21"/>
        </w:rPr>
        <w:t>B+</w:t>
      </w:r>
      <w:r>
        <w:rPr>
          <w:rFonts w:cs="Arial" w:hint="eastAsia"/>
          <w:color w:val="333333"/>
          <w:sz w:val="21"/>
          <w:szCs w:val="21"/>
        </w:rPr>
        <w:t>树总是到叶子结点才命中；</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       B*</w:t>
      </w:r>
      <w:r>
        <w:rPr>
          <w:rFonts w:cs="Arial" w:hint="eastAsia"/>
          <w:color w:val="333333"/>
          <w:sz w:val="21"/>
          <w:szCs w:val="21"/>
        </w:rPr>
        <w:t>树：在</w:t>
      </w:r>
      <w:r>
        <w:rPr>
          <w:rFonts w:ascii="Arial" w:hAnsi="Arial" w:cs="Arial"/>
          <w:color w:val="333333"/>
          <w:sz w:val="21"/>
          <w:szCs w:val="21"/>
        </w:rPr>
        <w:t>B+</w:t>
      </w:r>
      <w:proofErr w:type="gramStart"/>
      <w:r>
        <w:rPr>
          <w:rFonts w:cs="Arial" w:hint="eastAsia"/>
          <w:color w:val="333333"/>
          <w:sz w:val="21"/>
          <w:szCs w:val="21"/>
        </w:rPr>
        <w:t>树基础</w:t>
      </w:r>
      <w:proofErr w:type="gramEnd"/>
      <w:r>
        <w:rPr>
          <w:rFonts w:cs="Arial" w:hint="eastAsia"/>
          <w:color w:val="333333"/>
          <w:sz w:val="21"/>
          <w:szCs w:val="21"/>
        </w:rPr>
        <w:t>上，为非叶子结点也增加链表指针，将结点的最低利用率</w:t>
      </w:r>
    </w:p>
    <w:p w:rsidR="0041583B" w:rsidRDefault="0041583B" w:rsidP="0041583B">
      <w:pPr>
        <w:pStyle w:val="a3"/>
        <w:spacing w:before="0" w:beforeAutospacing="0" w:after="0" w:afterAutospacing="0" w:line="390" w:lineRule="atLeast"/>
        <w:rPr>
          <w:rFonts w:ascii="Arial" w:hAnsi="Arial" w:cs="Arial"/>
          <w:color w:val="333333"/>
          <w:sz w:val="21"/>
          <w:szCs w:val="21"/>
        </w:rPr>
      </w:pPr>
      <w:r>
        <w:rPr>
          <w:rFonts w:cs="Arial" w:hint="eastAsia"/>
          <w:color w:val="333333"/>
          <w:sz w:val="21"/>
          <w:szCs w:val="21"/>
        </w:rPr>
        <w:t>从</w:t>
      </w:r>
      <w:r>
        <w:rPr>
          <w:rFonts w:ascii="Arial" w:hAnsi="Arial" w:cs="Arial"/>
          <w:color w:val="333333"/>
          <w:sz w:val="21"/>
          <w:szCs w:val="21"/>
        </w:rPr>
        <w:t>1/2</w:t>
      </w:r>
      <w:r>
        <w:rPr>
          <w:rFonts w:cs="Arial" w:hint="eastAsia"/>
          <w:color w:val="333333"/>
          <w:sz w:val="21"/>
          <w:szCs w:val="21"/>
        </w:rPr>
        <w:t>提高到</w:t>
      </w:r>
      <w:r>
        <w:rPr>
          <w:rFonts w:ascii="Arial" w:hAnsi="Arial" w:cs="Arial"/>
          <w:color w:val="333333"/>
          <w:sz w:val="21"/>
          <w:szCs w:val="21"/>
        </w:rPr>
        <w:t>2/3</w:t>
      </w:r>
      <w:r>
        <w:rPr>
          <w:rFonts w:cs="Arial" w:hint="eastAsia"/>
          <w:color w:val="333333"/>
          <w:sz w:val="21"/>
          <w:szCs w:val="21"/>
        </w:rPr>
        <w:t>；</w:t>
      </w:r>
    </w:p>
    <w:p w:rsidR="00B1685A" w:rsidRDefault="00B1685A">
      <w:pPr>
        <w:rPr>
          <w:rFonts w:hint="eastAsia"/>
        </w:rPr>
      </w:pPr>
    </w:p>
    <w:p w:rsidR="003F1FBB" w:rsidRDefault="003F1FBB">
      <w:pPr>
        <w:rPr>
          <w:rFonts w:hint="eastAsia"/>
        </w:rPr>
      </w:pPr>
    </w:p>
    <w:p w:rsidR="003F1FBB" w:rsidRDefault="003F1FBB">
      <w:pPr>
        <w:rPr>
          <w:rFonts w:hint="eastAsia"/>
        </w:rPr>
      </w:pPr>
    </w:p>
    <w:p w:rsidR="003F1FBB" w:rsidRDefault="003F1FBB">
      <w:pPr>
        <w:rPr>
          <w:rFonts w:hint="eastAsia"/>
        </w:rPr>
      </w:pPr>
      <w:r>
        <w:rPr>
          <w:rFonts w:hint="eastAsia"/>
        </w:rPr>
        <w:t>树的索引结构就是将搜索的内容通过树的分支的形式将内容进行分类了，对每一层的内容的分类进行检索</w:t>
      </w:r>
      <w:r w:rsidR="00EA6E9C">
        <w:rPr>
          <w:rFonts w:hint="eastAsia"/>
        </w:rPr>
        <w:t>，最后将所有的内容检索出来，以达到加快检索的速度的目的。对索引树的要求是对数据进行了很大的分类</w:t>
      </w:r>
    </w:p>
    <w:p w:rsidR="00441692" w:rsidRDefault="00441692">
      <w:pPr>
        <w:rPr>
          <w:rFonts w:hint="eastAsia"/>
        </w:rPr>
      </w:pPr>
    </w:p>
    <w:p w:rsidR="00441692" w:rsidRDefault="00441692">
      <w:pPr>
        <w:rPr>
          <w:rFonts w:hint="eastAsia"/>
        </w:rPr>
      </w:pPr>
    </w:p>
    <w:p w:rsidR="00441692" w:rsidRDefault="00441692">
      <w:pPr>
        <w:rPr>
          <w:rFonts w:hint="eastAsia"/>
          <w:b/>
          <w:sz w:val="32"/>
          <w:szCs w:val="32"/>
        </w:rPr>
      </w:pPr>
      <w:proofErr w:type="spellStart"/>
      <w:r w:rsidRPr="00441692">
        <w:rPr>
          <w:rFonts w:hint="eastAsia"/>
          <w:b/>
          <w:sz w:val="32"/>
          <w:szCs w:val="32"/>
        </w:rPr>
        <w:t>MySql</w:t>
      </w:r>
      <w:proofErr w:type="spellEnd"/>
      <w:r w:rsidRPr="00441692">
        <w:rPr>
          <w:rFonts w:hint="eastAsia"/>
          <w:b/>
          <w:sz w:val="32"/>
          <w:szCs w:val="32"/>
        </w:rPr>
        <w:t>索引实现</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xml:space="preserve">00 – </w:t>
      </w:r>
      <w:r w:rsidRPr="00441692">
        <w:rPr>
          <w:rFonts w:ascii="Arial" w:eastAsia="宋体" w:hAnsi="Arial" w:cs="Arial"/>
          <w:b/>
          <w:bCs/>
          <w:color w:val="000000"/>
          <w:kern w:val="0"/>
          <w:sz w:val="18"/>
          <w:szCs w:val="18"/>
        </w:rPr>
        <w:t>背景知识</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xml:space="preserve">- B-Tree &amp; </w:t>
      </w:r>
      <w:proofErr w:type="spellStart"/>
      <w:r w:rsidRPr="00441692">
        <w:rPr>
          <w:rFonts w:ascii="Arial" w:eastAsia="宋体" w:hAnsi="Arial" w:cs="Arial"/>
          <w:b/>
          <w:bCs/>
          <w:color w:val="000000"/>
          <w:kern w:val="0"/>
          <w:sz w:val="18"/>
          <w:szCs w:val="18"/>
        </w:rPr>
        <w:t>B+Tree</w:t>
      </w:r>
      <w:proofErr w:type="spellEnd"/>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w:t>
      </w:r>
      <w:hyperlink r:id="rId10" w:tgtFrame="_blank" w:tooltip="B+Tree" w:history="1">
        <w:r w:rsidRPr="00441692">
          <w:rPr>
            <w:rFonts w:ascii="Arial" w:eastAsia="宋体" w:hAnsi="Arial" w:cs="Arial"/>
            <w:color w:val="2255AA"/>
            <w:kern w:val="0"/>
            <w:sz w:val="18"/>
            <w:szCs w:val="18"/>
          </w:rPr>
          <w:t>http://en.wikipedia.org/wiki/B%2B_tree</w:t>
        </w:r>
      </w:hyperlink>
      <w:r w:rsidRPr="00441692">
        <w:rPr>
          <w:rFonts w:ascii="Arial" w:eastAsia="宋体" w:hAnsi="Arial" w:cs="Arial"/>
          <w:color w:val="333333"/>
          <w:kern w:val="0"/>
          <w:sz w:val="18"/>
          <w:szCs w:val="18"/>
        </w:rPr>
        <w:br/>
        <w:t>  </w:t>
      </w:r>
      <w:hyperlink r:id="rId11" w:tgtFrame="_blank" w:tooltip="B-Tree" w:history="1">
        <w:r w:rsidRPr="00441692">
          <w:rPr>
            <w:rFonts w:ascii="Arial" w:eastAsia="宋体" w:hAnsi="Arial" w:cs="Arial"/>
            <w:color w:val="2255AA"/>
            <w:kern w:val="0"/>
            <w:sz w:val="18"/>
            <w:szCs w:val="18"/>
          </w:rPr>
          <w:t>http://en.wikipedia.org/wiki/B-tree</w:t>
        </w:r>
      </w:hyperlink>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xml:space="preserve">- </w:t>
      </w:r>
      <w:r w:rsidRPr="00441692">
        <w:rPr>
          <w:rFonts w:ascii="Arial" w:eastAsia="宋体" w:hAnsi="Arial" w:cs="Arial"/>
          <w:b/>
          <w:bCs/>
          <w:color w:val="000000"/>
          <w:kern w:val="0"/>
          <w:sz w:val="18"/>
          <w:szCs w:val="18"/>
        </w:rPr>
        <w:t>折半查找</w:t>
      </w:r>
      <w:r w:rsidRPr="00441692">
        <w:rPr>
          <w:rFonts w:ascii="Arial" w:eastAsia="宋体" w:hAnsi="Arial" w:cs="Arial"/>
          <w:b/>
          <w:bCs/>
          <w:color w:val="000000"/>
          <w:kern w:val="0"/>
          <w:sz w:val="18"/>
          <w:szCs w:val="18"/>
        </w:rPr>
        <w:t>(Binary Search)</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w:t>
      </w:r>
      <w:hyperlink r:id="rId12" w:tgtFrame="_blank" w:tooltip="Binary Search" w:history="1">
        <w:r w:rsidRPr="00441692">
          <w:rPr>
            <w:rFonts w:ascii="Arial" w:eastAsia="宋体" w:hAnsi="Arial" w:cs="Arial"/>
            <w:color w:val="2255AA"/>
            <w:kern w:val="0"/>
            <w:sz w:val="18"/>
            <w:szCs w:val="18"/>
          </w:rPr>
          <w:t>http://en.wikipedia.org/wiki/Binary_search_algorithm</w:t>
        </w:r>
      </w:hyperlink>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xml:space="preserve">- </w:t>
      </w:r>
      <w:r w:rsidRPr="00441692">
        <w:rPr>
          <w:rFonts w:ascii="Arial" w:eastAsia="宋体" w:hAnsi="Arial" w:cs="Arial"/>
          <w:b/>
          <w:bCs/>
          <w:color w:val="000000"/>
          <w:kern w:val="0"/>
          <w:sz w:val="18"/>
          <w:szCs w:val="18"/>
        </w:rPr>
        <w:t>数据库的性能问题</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lastRenderedPageBreak/>
        <w:t xml:space="preserve">  A. </w:t>
      </w:r>
      <w:r w:rsidRPr="00441692">
        <w:rPr>
          <w:rFonts w:ascii="Arial" w:eastAsia="宋体" w:hAnsi="Arial" w:cs="Arial"/>
          <w:color w:val="333333"/>
          <w:kern w:val="0"/>
          <w:sz w:val="18"/>
          <w:szCs w:val="18"/>
        </w:rPr>
        <w:t>磁盘</w:t>
      </w:r>
      <w:r w:rsidRPr="00441692">
        <w:rPr>
          <w:rFonts w:ascii="Arial" w:eastAsia="宋体" w:hAnsi="Arial" w:cs="Arial"/>
          <w:color w:val="333333"/>
          <w:kern w:val="0"/>
          <w:sz w:val="18"/>
          <w:szCs w:val="18"/>
        </w:rPr>
        <w:t>IO</w:t>
      </w:r>
      <w:r w:rsidRPr="00441692">
        <w:rPr>
          <w:rFonts w:ascii="Arial" w:eastAsia="宋体" w:hAnsi="Arial" w:cs="Arial"/>
          <w:color w:val="333333"/>
          <w:kern w:val="0"/>
          <w:sz w:val="18"/>
          <w:szCs w:val="18"/>
        </w:rPr>
        <w:t>性能非常低，严重的影响数据库系统的性能。</w:t>
      </w:r>
      <w:r w:rsidRPr="00441692">
        <w:rPr>
          <w:rFonts w:ascii="Arial" w:eastAsia="宋体" w:hAnsi="Arial" w:cs="Arial"/>
          <w:color w:val="333333"/>
          <w:kern w:val="0"/>
          <w:sz w:val="18"/>
          <w:szCs w:val="18"/>
        </w:rPr>
        <w:br/>
        <w:t xml:space="preserve">  B. </w:t>
      </w:r>
      <w:r w:rsidRPr="00441692">
        <w:rPr>
          <w:rFonts w:ascii="Arial" w:eastAsia="宋体" w:hAnsi="Arial" w:cs="Arial"/>
          <w:color w:val="333333"/>
          <w:kern w:val="0"/>
          <w:sz w:val="18"/>
          <w:szCs w:val="18"/>
        </w:rPr>
        <w:t>磁盘顺序读写比随机读写的性能高很多。</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333333"/>
          <w:kern w:val="0"/>
          <w:sz w:val="18"/>
          <w:szCs w:val="18"/>
        </w:rPr>
        <w:t xml:space="preserve">- </w:t>
      </w:r>
      <w:r w:rsidRPr="00441692">
        <w:rPr>
          <w:rFonts w:ascii="Arial" w:eastAsia="宋体" w:hAnsi="Arial" w:cs="Arial"/>
          <w:b/>
          <w:bCs/>
          <w:color w:val="333333"/>
          <w:kern w:val="0"/>
          <w:sz w:val="18"/>
          <w:szCs w:val="18"/>
        </w:rPr>
        <w:t>数据的基本存储结构</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A. </w:t>
      </w:r>
      <w:r w:rsidRPr="00441692">
        <w:rPr>
          <w:rFonts w:ascii="Arial" w:eastAsia="宋体" w:hAnsi="Arial" w:cs="Arial"/>
          <w:color w:val="333333"/>
          <w:kern w:val="0"/>
          <w:sz w:val="18"/>
          <w:szCs w:val="18"/>
        </w:rPr>
        <w:t>磁盘空间被划分为许多大小相同的块（</w:t>
      </w:r>
      <w:r w:rsidRPr="00441692">
        <w:rPr>
          <w:rFonts w:ascii="Arial" w:eastAsia="宋体" w:hAnsi="Arial" w:cs="Arial"/>
          <w:color w:val="333333"/>
          <w:kern w:val="0"/>
          <w:sz w:val="18"/>
          <w:szCs w:val="18"/>
        </w:rPr>
        <w:t>Block</w:t>
      </w:r>
      <w:r w:rsidRPr="00441692">
        <w:rPr>
          <w:rFonts w:ascii="Arial" w:eastAsia="宋体" w:hAnsi="Arial" w:cs="Arial"/>
          <w:color w:val="333333"/>
          <w:kern w:val="0"/>
          <w:sz w:val="18"/>
          <w:szCs w:val="18"/>
        </w:rPr>
        <w:t>）</w:t>
      </w:r>
      <w:proofErr w:type="gramStart"/>
      <w:r w:rsidRPr="00441692">
        <w:rPr>
          <w:rFonts w:ascii="Arial" w:eastAsia="宋体" w:hAnsi="Arial" w:cs="Arial"/>
          <w:color w:val="333333"/>
          <w:kern w:val="0"/>
          <w:sz w:val="18"/>
          <w:szCs w:val="18"/>
        </w:rPr>
        <w:t>或者页</w:t>
      </w:r>
      <w:r w:rsidRPr="00441692">
        <w:rPr>
          <w:rFonts w:ascii="Arial" w:eastAsia="宋体" w:hAnsi="Arial" w:cs="Arial"/>
          <w:color w:val="333333"/>
          <w:kern w:val="0"/>
          <w:sz w:val="18"/>
          <w:szCs w:val="18"/>
        </w:rPr>
        <w:t>(</w:t>
      </w:r>
      <w:proofErr w:type="gramEnd"/>
      <w:r w:rsidRPr="00441692">
        <w:rPr>
          <w:rFonts w:ascii="Arial" w:eastAsia="宋体" w:hAnsi="Arial" w:cs="Arial"/>
          <w:color w:val="333333"/>
          <w:kern w:val="0"/>
          <w:sz w:val="18"/>
          <w:szCs w:val="18"/>
        </w:rPr>
        <w:t>Page).</w:t>
      </w:r>
      <w:r w:rsidRPr="00441692">
        <w:rPr>
          <w:rFonts w:ascii="Arial" w:eastAsia="宋体" w:hAnsi="Arial" w:cs="Arial"/>
          <w:color w:val="333333"/>
          <w:kern w:val="0"/>
          <w:sz w:val="18"/>
          <w:szCs w:val="18"/>
        </w:rPr>
        <w:br/>
        <w:t xml:space="preserve">  B. </w:t>
      </w:r>
      <w:r w:rsidRPr="00441692">
        <w:rPr>
          <w:rFonts w:ascii="Arial" w:eastAsia="宋体" w:hAnsi="Arial" w:cs="Arial"/>
          <w:color w:val="333333"/>
          <w:kern w:val="0"/>
          <w:sz w:val="18"/>
          <w:szCs w:val="18"/>
        </w:rPr>
        <w:t>一个表的这些数据块以链表的方式串联在一起。</w:t>
      </w:r>
      <w:r w:rsidRPr="00441692">
        <w:rPr>
          <w:rFonts w:ascii="Arial" w:eastAsia="宋体" w:hAnsi="Arial" w:cs="Arial"/>
          <w:color w:val="333333"/>
          <w:kern w:val="0"/>
          <w:sz w:val="18"/>
          <w:szCs w:val="18"/>
        </w:rPr>
        <w:br/>
        <w:t xml:space="preserve">  C. </w:t>
      </w:r>
      <w:r w:rsidRPr="00441692">
        <w:rPr>
          <w:rFonts w:ascii="Arial" w:eastAsia="宋体" w:hAnsi="Arial" w:cs="Arial"/>
          <w:color w:val="333333"/>
          <w:kern w:val="0"/>
          <w:sz w:val="18"/>
          <w:szCs w:val="18"/>
        </w:rPr>
        <w:t>数据是以行（</w:t>
      </w:r>
      <w:r w:rsidRPr="00441692">
        <w:rPr>
          <w:rFonts w:ascii="Arial" w:eastAsia="宋体" w:hAnsi="Arial" w:cs="Arial"/>
          <w:color w:val="333333"/>
          <w:kern w:val="0"/>
          <w:sz w:val="18"/>
          <w:szCs w:val="18"/>
        </w:rPr>
        <w:t>Row</w:t>
      </w:r>
      <w:r w:rsidRPr="00441692">
        <w:rPr>
          <w:rFonts w:ascii="Arial" w:eastAsia="宋体" w:hAnsi="Arial" w:cs="Arial"/>
          <w:color w:val="333333"/>
          <w:kern w:val="0"/>
          <w:sz w:val="18"/>
          <w:szCs w:val="18"/>
        </w:rPr>
        <w:t>）为单位一行一行的存放在磁盘上的块中</w:t>
      </w:r>
      <w:proofErr w:type="gramStart"/>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如图所示</w:t>
      </w:r>
      <w:proofErr w:type="gramEnd"/>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br/>
        <w:t xml:space="preserve">  D. </w:t>
      </w:r>
      <w:r w:rsidRPr="00441692">
        <w:rPr>
          <w:rFonts w:ascii="Arial" w:eastAsia="宋体" w:hAnsi="Arial" w:cs="Arial"/>
          <w:color w:val="333333"/>
          <w:kern w:val="0"/>
          <w:sz w:val="18"/>
          <w:szCs w:val="18"/>
        </w:rPr>
        <w:t>在访问数据时，一次从磁盘中读出或者写入至少一个完整的</w:t>
      </w:r>
      <w:r w:rsidRPr="00441692">
        <w:rPr>
          <w:rFonts w:ascii="Arial" w:eastAsia="宋体" w:hAnsi="Arial" w:cs="Arial"/>
          <w:color w:val="333333"/>
          <w:kern w:val="0"/>
          <w:sz w:val="18"/>
          <w:szCs w:val="18"/>
        </w:rPr>
        <w:t>Block</w:t>
      </w:r>
      <w:r w:rsidRPr="00441692">
        <w:rPr>
          <w:rFonts w:ascii="Arial" w:eastAsia="宋体" w:hAnsi="Arial" w:cs="Arial"/>
          <w:color w:val="333333"/>
          <w:kern w:val="0"/>
          <w:sz w:val="18"/>
          <w:szCs w:val="18"/>
        </w:rPr>
        <w:t>。</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Pr>
          <w:noProof/>
        </w:rPr>
        <w:drawing>
          <wp:inline distT="0" distB="0" distL="0" distR="0" wp14:anchorId="5FB04B6F" wp14:editId="16E91EAB">
            <wp:extent cx="4200525" cy="22479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00525" cy="2247900"/>
                    </a:xfrm>
                    <a:prstGeom prst="rect">
                      <a:avLst/>
                    </a:prstGeom>
                  </pic:spPr>
                </pic:pic>
              </a:graphicData>
            </a:graphic>
          </wp:inline>
        </w:drawing>
      </w:r>
      <w:r>
        <w:rPr>
          <w:rFonts w:ascii="Arial" w:eastAsia="宋体" w:hAnsi="Arial" w:cs="Arial"/>
          <w:noProof/>
          <w:color w:val="333333"/>
          <w:kern w:val="0"/>
          <w:sz w:val="18"/>
          <w:szCs w:val="18"/>
        </w:rPr>
        <mc:AlternateContent>
          <mc:Choice Requires="wps">
            <w:drawing>
              <wp:inline distT="0" distB="0" distL="0" distR="0" wp14:anchorId="41CB7523" wp14:editId="35598C25">
                <wp:extent cx="304800" cy="304800"/>
                <wp:effectExtent l="0" t="0" r="0" b="0"/>
                <wp:docPr id="21" name="矩形 21" descr="http://img.my.csdn.net/uploads/201210/25/1351130976_6267.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1" o:spid="_x0000_s1026" alt="说明: http://img.my.csdn.net/uploads/201210/25/1351130976_6267.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Ny5vl/ICAAD7BQ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Fig. 1</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br/>
      </w:r>
      <w:r w:rsidRPr="00441692">
        <w:rPr>
          <w:rFonts w:ascii="Arial" w:eastAsia="宋体" w:hAnsi="Arial" w:cs="Arial"/>
          <w:b/>
          <w:bCs/>
          <w:color w:val="000000"/>
          <w:kern w:val="0"/>
          <w:sz w:val="18"/>
          <w:szCs w:val="18"/>
        </w:rPr>
        <w:t xml:space="preserve">01 – </w:t>
      </w:r>
      <w:r w:rsidRPr="00441692">
        <w:rPr>
          <w:rFonts w:ascii="Arial" w:eastAsia="宋体" w:hAnsi="Arial" w:cs="Arial"/>
          <w:b/>
          <w:bCs/>
          <w:color w:val="000000"/>
          <w:kern w:val="0"/>
          <w:sz w:val="18"/>
          <w:szCs w:val="18"/>
        </w:rPr>
        <w:t>数据基本操作的实现</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w:t>
      </w:r>
      <w:r w:rsidRPr="00441692">
        <w:rPr>
          <w:rFonts w:ascii="Arial" w:eastAsia="宋体" w:hAnsi="Arial" w:cs="Arial"/>
          <w:color w:val="333333"/>
          <w:kern w:val="0"/>
          <w:sz w:val="18"/>
          <w:szCs w:val="18"/>
        </w:rPr>
        <w:t>基本操作包括：</w:t>
      </w:r>
      <w:r w:rsidRPr="00441692">
        <w:rPr>
          <w:rFonts w:ascii="Arial" w:eastAsia="宋体" w:hAnsi="Arial" w:cs="Arial"/>
          <w:color w:val="333333"/>
          <w:kern w:val="0"/>
          <w:sz w:val="18"/>
          <w:szCs w:val="18"/>
        </w:rPr>
        <w:t>INSERT</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UPDATE</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DELETE</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SELECT</w:t>
      </w:r>
      <w:r w:rsidRPr="00441692">
        <w:rPr>
          <w:rFonts w:ascii="Arial" w:eastAsia="宋体" w:hAnsi="Arial" w:cs="Arial"/>
          <w:color w:val="333333"/>
          <w:kern w:val="0"/>
          <w:sz w:val="18"/>
          <w:szCs w:val="18"/>
        </w:rPr>
        <w:t>。</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SELECT</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A. </w:t>
      </w:r>
      <w:r w:rsidRPr="00441692">
        <w:rPr>
          <w:rFonts w:ascii="Arial" w:eastAsia="宋体" w:hAnsi="Arial" w:cs="Arial"/>
          <w:color w:val="333333"/>
          <w:kern w:val="0"/>
          <w:sz w:val="18"/>
          <w:szCs w:val="18"/>
        </w:rPr>
        <w:t>定位数据</w:t>
      </w:r>
      <w:r w:rsidRPr="00441692">
        <w:rPr>
          <w:rFonts w:ascii="Arial" w:eastAsia="宋体" w:hAnsi="Arial" w:cs="Arial"/>
          <w:color w:val="333333"/>
          <w:kern w:val="0"/>
          <w:sz w:val="18"/>
          <w:szCs w:val="18"/>
        </w:rPr>
        <w:br/>
        <w:t xml:space="preserve">  B. </w:t>
      </w:r>
      <w:r w:rsidRPr="00441692">
        <w:rPr>
          <w:rFonts w:ascii="Arial" w:eastAsia="宋体" w:hAnsi="Arial" w:cs="Arial"/>
          <w:color w:val="333333"/>
          <w:kern w:val="0"/>
          <w:sz w:val="18"/>
          <w:szCs w:val="18"/>
        </w:rPr>
        <w:t>读出数据所在的块，对数据加工</w:t>
      </w:r>
      <w:r w:rsidRPr="00441692">
        <w:rPr>
          <w:rFonts w:ascii="Arial" w:eastAsia="宋体" w:hAnsi="Arial" w:cs="Arial"/>
          <w:color w:val="333333"/>
          <w:kern w:val="0"/>
          <w:sz w:val="18"/>
          <w:szCs w:val="18"/>
        </w:rPr>
        <w:br/>
        <w:t xml:space="preserve">  C. </w:t>
      </w:r>
      <w:r w:rsidRPr="00441692">
        <w:rPr>
          <w:rFonts w:ascii="Arial" w:eastAsia="宋体" w:hAnsi="Arial" w:cs="Arial"/>
          <w:color w:val="333333"/>
          <w:kern w:val="0"/>
          <w:sz w:val="18"/>
          <w:szCs w:val="18"/>
        </w:rPr>
        <w:t>返回数据给用户</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UPDATE</w:t>
      </w:r>
      <w:r w:rsidRPr="00441692">
        <w:rPr>
          <w:rFonts w:ascii="Arial" w:eastAsia="宋体" w:hAnsi="Arial" w:cs="Arial"/>
          <w:b/>
          <w:bCs/>
          <w:color w:val="000000"/>
          <w:kern w:val="0"/>
          <w:sz w:val="18"/>
          <w:szCs w:val="18"/>
        </w:rPr>
        <w:t>、</w:t>
      </w:r>
      <w:r w:rsidRPr="00441692">
        <w:rPr>
          <w:rFonts w:ascii="Arial" w:eastAsia="宋体" w:hAnsi="Arial" w:cs="Arial"/>
          <w:b/>
          <w:bCs/>
          <w:color w:val="000000"/>
          <w:kern w:val="0"/>
          <w:sz w:val="18"/>
          <w:szCs w:val="18"/>
        </w:rPr>
        <w:t>DELETE</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A. </w:t>
      </w:r>
      <w:r w:rsidRPr="00441692">
        <w:rPr>
          <w:rFonts w:ascii="Arial" w:eastAsia="宋体" w:hAnsi="Arial" w:cs="Arial"/>
          <w:color w:val="333333"/>
          <w:kern w:val="0"/>
          <w:sz w:val="18"/>
          <w:szCs w:val="18"/>
        </w:rPr>
        <w:t>定位数据</w:t>
      </w:r>
      <w:r w:rsidRPr="00441692">
        <w:rPr>
          <w:rFonts w:ascii="Arial" w:eastAsia="宋体" w:hAnsi="Arial" w:cs="Arial"/>
          <w:color w:val="333333"/>
          <w:kern w:val="0"/>
          <w:sz w:val="18"/>
          <w:szCs w:val="18"/>
        </w:rPr>
        <w:br/>
        <w:t xml:space="preserve">  B. </w:t>
      </w:r>
      <w:r w:rsidRPr="00441692">
        <w:rPr>
          <w:rFonts w:ascii="Arial" w:eastAsia="宋体" w:hAnsi="Arial" w:cs="Arial"/>
          <w:color w:val="333333"/>
          <w:kern w:val="0"/>
          <w:sz w:val="18"/>
          <w:szCs w:val="18"/>
        </w:rPr>
        <w:t>读出数据所在的块，修改数据</w:t>
      </w:r>
      <w:r w:rsidRPr="00441692">
        <w:rPr>
          <w:rFonts w:ascii="Arial" w:eastAsia="宋体" w:hAnsi="Arial" w:cs="Arial"/>
          <w:color w:val="333333"/>
          <w:kern w:val="0"/>
          <w:sz w:val="18"/>
          <w:szCs w:val="18"/>
        </w:rPr>
        <w:br/>
        <w:t xml:space="preserve">  C. </w:t>
      </w:r>
      <w:r w:rsidRPr="00441692">
        <w:rPr>
          <w:rFonts w:ascii="Arial" w:eastAsia="宋体" w:hAnsi="Arial" w:cs="Arial"/>
          <w:color w:val="333333"/>
          <w:kern w:val="0"/>
          <w:sz w:val="18"/>
          <w:szCs w:val="18"/>
        </w:rPr>
        <w:t>写回磁盘</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INSERT</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w:t>
      </w:r>
      <w:proofErr w:type="gramStart"/>
      <w:r w:rsidRPr="00441692">
        <w:rPr>
          <w:rFonts w:ascii="Arial" w:eastAsia="宋体" w:hAnsi="Arial" w:cs="Arial"/>
          <w:color w:val="333333"/>
          <w:kern w:val="0"/>
          <w:sz w:val="18"/>
          <w:szCs w:val="18"/>
        </w:rPr>
        <w:t xml:space="preserve">A. </w:t>
      </w:r>
      <w:r w:rsidRPr="00441692">
        <w:rPr>
          <w:rFonts w:ascii="Arial" w:eastAsia="宋体" w:hAnsi="Arial" w:cs="Arial"/>
          <w:color w:val="333333"/>
          <w:kern w:val="0"/>
          <w:sz w:val="18"/>
          <w:szCs w:val="18"/>
        </w:rPr>
        <w:t>定位数据要插入的页（如果数据需要排序）</w:t>
      </w:r>
      <w:r w:rsidRPr="00441692">
        <w:rPr>
          <w:rFonts w:ascii="Arial" w:eastAsia="宋体" w:hAnsi="Arial" w:cs="Arial"/>
          <w:color w:val="333333"/>
          <w:kern w:val="0"/>
          <w:sz w:val="18"/>
          <w:szCs w:val="18"/>
        </w:rPr>
        <w:br/>
        <w:t xml:space="preserve">  B. </w:t>
      </w:r>
      <w:r w:rsidRPr="00441692">
        <w:rPr>
          <w:rFonts w:ascii="Arial" w:eastAsia="宋体" w:hAnsi="Arial" w:cs="Arial"/>
          <w:color w:val="333333"/>
          <w:kern w:val="0"/>
          <w:sz w:val="18"/>
          <w:szCs w:val="18"/>
        </w:rPr>
        <w:t>读出要插入的数据页，插入数据</w:t>
      </w:r>
      <w:r w:rsidRPr="00441692">
        <w:rPr>
          <w:rFonts w:ascii="Arial" w:eastAsia="宋体" w:hAnsi="Arial" w:cs="Arial"/>
          <w:color w:val="333333"/>
          <w:kern w:val="0"/>
          <w:sz w:val="18"/>
          <w:szCs w:val="18"/>
        </w:rPr>
        <w:t>.</w:t>
      </w:r>
      <w:proofErr w:type="gramEnd"/>
      <w:r w:rsidRPr="00441692">
        <w:rPr>
          <w:rFonts w:ascii="Arial" w:eastAsia="宋体" w:hAnsi="Arial" w:cs="Arial"/>
          <w:color w:val="333333"/>
          <w:kern w:val="0"/>
          <w:sz w:val="18"/>
          <w:szCs w:val="18"/>
        </w:rPr>
        <w:br/>
        <w:t xml:space="preserve">  C. </w:t>
      </w:r>
      <w:r w:rsidRPr="00441692">
        <w:rPr>
          <w:rFonts w:ascii="Arial" w:eastAsia="宋体" w:hAnsi="Arial" w:cs="Arial"/>
          <w:color w:val="333333"/>
          <w:kern w:val="0"/>
          <w:sz w:val="18"/>
          <w:szCs w:val="18"/>
        </w:rPr>
        <w:t>写回磁盘</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i/>
          <w:iCs/>
          <w:color w:val="800000"/>
          <w:kern w:val="0"/>
          <w:sz w:val="18"/>
          <w:szCs w:val="18"/>
        </w:rPr>
        <w:t>如何定位数据？</w:t>
      </w:r>
      <w:r w:rsidRPr="00441692">
        <w:rPr>
          <w:rFonts w:ascii="Arial" w:eastAsia="宋体" w:hAnsi="Arial" w:cs="Arial"/>
          <w:i/>
          <w:iCs/>
          <w:color w:val="333333"/>
          <w:kern w:val="0"/>
          <w:sz w:val="18"/>
          <w:szCs w:val="18"/>
        </w:rPr>
        <w:br/>
      </w:r>
      <w:r w:rsidRPr="00441692">
        <w:rPr>
          <w:rFonts w:ascii="Arial" w:eastAsia="宋体" w:hAnsi="Arial" w:cs="Arial"/>
          <w:b/>
          <w:bCs/>
          <w:color w:val="000000"/>
          <w:kern w:val="0"/>
          <w:sz w:val="18"/>
          <w:szCs w:val="18"/>
        </w:rPr>
        <w:t xml:space="preserve">- </w:t>
      </w:r>
      <w:r w:rsidRPr="00441692">
        <w:rPr>
          <w:rFonts w:ascii="Arial" w:eastAsia="宋体" w:hAnsi="Arial" w:cs="Arial"/>
          <w:b/>
          <w:bCs/>
          <w:color w:val="000000"/>
          <w:kern w:val="0"/>
          <w:sz w:val="18"/>
          <w:szCs w:val="18"/>
        </w:rPr>
        <w:t>表扫描</w:t>
      </w:r>
      <w:r w:rsidRPr="00441692">
        <w:rPr>
          <w:rFonts w:ascii="Arial" w:eastAsia="宋体" w:hAnsi="Arial" w:cs="Arial"/>
          <w:b/>
          <w:bCs/>
          <w:color w:val="000000"/>
          <w:kern w:val="0"/>
          <w:sz w:val="18"/>
          <w:szCs w:val="18"/>
        </w:rPr>
        <w:t>(Table Scan)</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A. </w:t>
      </w:r>
      <w:r w:rsidRPr="00441692">
        <w:rPr>
          <w:rFonts w:ascii="Arial" w:eastAsia="宋体" w:hAnsi="Arial" w:cs="Arial"/>
          <w:color w:val="333333"/>
          <w:kern w:val="0"/>
          <w:sz w:val="18"/>
          <w:szCs w:val="18"/>
        </w:rPr>
        <w:t>从磁盘中依次读出所有的数据块，一行一行的进行数据匹配。</w:t>
      </w:r>
      <w:r w:rsidRPr="00441692">
        <w:rPr>
          <w:rFonts w:ascii="Arial" w:eastAsia="宋体" w:hAnsi="Arial" w:cs="Arial"/>
          <w:color w:val="333333"/>
          <w:kern w:val="0"/>
          <w:sz w:val="18"/>
          <w:szCs w:val="18"/>
        </w:rPr>
        <w:br/>
        <w:t xml:space="preserve">  B. </w:t>
      </w:r>
      <w:r w:rsidRPr="00441692">
        <w:rPr>
          <w:rFonts w:ascii="Arial" w:eastAsia="宋体" w:hAnsi="Arial" w:cs="Arial"/>
          <w:color w:val="333333"/>
          <w:kern w:val="0"/>
          <w:sz w:val="18"/>
          <w:szCs w:val="18"/>
        </w:rPr>
        <w:t>时间复杂度</w:t>
      </w:r>
      <w:r w:rsidRPr="00441692">
        <w:rPr>
          <w:rFonts w:ascii="Arial" w:eastAsia="宋体" w:hAnsi="Arial" w:cs="Arial"/>
          <w:color w:val="333333"/>
          <w:kern w:val="0"/>
          <w:sz w:val="18"/>
          <w:szCs w:val="18"/>
        </w:rPr>
        <w:t xml:space="preserve"> </w:t>
      </w:r>
      <w:proofErr w:type="gramStart"/>
      <w:r w:rsidRPr="00441692">
        <w:rPr>
          <w:rFonts w:ascii="Arial" w:eastAsia="宋体" w:hAnsi="Arial" w:cs="Arial"/>
          <w:color w:val="333333"/>
          <w:kern w:val="0"/>
          <w:sz w:val="18"/>
          <w:szCs w:val="18"/>
        </w:rPr>
        <w:t>是</w:t>
      </w:r>
      <w:r w:rsidRPr="00441692">
        <w:rPr>
          <w:rFonts w:ascii="Arial" w:eastAsia="宋体" w:hAnsi="Arial" w:cs="Arial"/>
          <w:color w:val="333333"/>
          <w:kern w:val="0"/>
          <w:sz w:val="18"/>
          <w:szCs w:val="18"/>
        </w:rPr>
        <w:t>O(</w:t>
      </w:r>
      <w:proofErr w:type="gramEnd"/>
      <w:r w:rsidRPr="00441692">
        <w:rPr>
          <w:rFonts w:ascii="Arial" w:eastAsia="宋体" w:hAnsi="Arial" w:cs="Arial"/>
          <w:color w:val="333333"/>
          <w:kern w:val="0"/>
          <w:sz w:val="18"/>
          <w:szCs w:val="18"/>
        </w:rPr>
        <w:t>n)</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如果所有的数据占用了</w:t>
      </w:r>
      <w:r w:rsidRPr="00441692">
        <w:rPr>
          <w:rFonts w:ascii="Arial" w:eastAsia="宋体" w:hAnsi="Arial" w:cs="Arial"/>
          <w:color w:val="333333"/>
          <w:kern w:val="0"/>
          <w:sz w:val="18"/>
          <w:szCs w:val="18"/>
        </w:rPr>
        <w:t>100</w:t>
      </w:r>
      <w:r w:rsidRPr="00441692">
        <w:rPr>
          <w:rFonts w:ascii="Arial" w:eastAsia="宋体" w:hAnsi="Arial" w:cs="Arial"/>
          <w:color w:val="333333"/>
          <w:kern w:val="0"/>
          <w:sz w:val="18"/>
          <w:szCs w:val="18"/>
        </w:rPr>
        <w:t>个块。尽管只查询一行数据，</w:t>
      </w:r>
      <w:r w:rsidRPr="00441692">
        <w:rPr>
          <w:rFonts w:ascii="Arial" w:eastAsia="宋体" w:hAnsi="Arial" w:cs="Arial"/>
          <w:color w:val="333333"/>
          <w:kern w:val="0"/>
          <w:sz w:val="18"/>
          <w:szCs w:val="18"/>
        </w:rPr>
        <w:br/>
        <w:t xml:space="preserve">     </w:t>
      </w:r>
      <w:r w:rsidRPr="00441692">
        <w:rPr>
          <w:rFonts w:ascii="Arial" w:eastAsia="宋体" w:hAnsi="Arial" w:cs="Arial"/>
          <w:color w:val="333333"/>
          <w:kern w:val="0"/>
          <w:sz w:val="18"/>
          <w:szCs w:val="18"/>
        </w:rPr>
        <w:t>也需要读出所有</w:t>
      </w:r>
      <w:r w:rsidRPr="00441692">
        <w:rPr>
          <w:rFonts w:ascii="Arial" w:eastAsia="宋体" w:hAnsi="Arial" w:cs="Arial"/>
          <w:color w:val="333333"/>
          <w:kern w:val="0"/>
          <w:sz w:val="18"/>
          <w:szCs w:val="18"/>
        </w:rPr>
        <w:t>100</w:t>
      </w:r>
      <w:r w:rsidRPr="00441692">
        <w:rPr>
          <w:rFonts w:ascii="Arial" w:eastAsia="宋体" w:hAnsi="Arial" w:cs="Arial"/>
          <w:color w:val="333333"/>
          <w:kern w:val="0"/>
          <w:sz w:val="18"/>
          <w:szCs w:val="18"/>
        </w:rPr>
        <w:t>个块的数据。</w:t>
      </w:r>
      <w:r w:rsidRPr="00441692">
        <w:rPr>
          <w:rFonts w:ascii="Arial" w:eastAsia="宋体" w:hAnsi="Arial" w:cs="Arial"/>
          <w:color w:val="333333"/>
          <w:kern w:val="0"/>
          <w:sz w:val="18"/>
          <w:szCs w:val="18"/>
        </w:rPr>
        <w:br/>
        <w:t xml:space="preserve">  C. </w:t>
      </w:r>
      <w:r w:rsidRPr="00441692">
        <w:rPr>
          <w:rFonts w:ascii="Arial" w:eastAsia="宋体" w:hAnsi="Arial" w:cs="Arial"/>
          <w:color w:val="333333"/>
          <w:kern w:val="0"/>
          <w:sz w:val="18"/>
          <w:szCs w:val="18"/>
        </w:rPr>
        <w:t>需要大量的磁盘</w:t>
      </w:r>
      <w:r w:rsidRPr="00441692">
        <w:rPr>
          <w:rFonts w:ascii="Arial" w:eastAsia="宋体" w:hAnsi="Arial" w:cs="Arial"/>
          <w:color w:val="333333"/>
          <w:kern w:val="0"/>
          <w:sz w:val="18"/>
          <w:szCs w:val="18"/>
        </w:rPr>
        <w:t>IO</w:t>
      </w:r>
      <w:r w:rsidRPr="00441692">
        <w:rPr>
          <w:rFonts w:ascii="Arial" w:eastAsia="宋体" w:hAnsi="Arial" w:cs="Arial"/>
          <w:color w:val="333333"/>
          <w:kern w:val="0"/>
          <w:sz w:val="18"/>
          <w:szCs w:val="18"/>
        </w:rPr>
        <w:t>操作，极大的影响了数据定位的性能。</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i/>
          <w:iCs/>
          <w:color w:val="800000"/>
          <w:kern w:val="0"/>
          <w:sz w:val="18"/>
          <w:szCs w:val="18"/>
        </w:rPr>
        <w:t>因为数据定位操作是所有数据操作必须的操作，数据定位操作的效率会直接影响所有的数据操作的效率。</w:t>
      </w:r>
      <w:r w:rsidRPr="00441692">
        <w:rPr>
          <w:rFonts w:ascii="Arial" w:eastAsia="宋体" w:hAnsi="Arial" w:cs="Arial"/>
          <w:i/>
          <w:iCs/>
          <w:color w:val="333333"/>
          <w:kern w:val="0"/>
          <w:sz w:val="18"/>
          <w:szCs w:val="18"/>
        </w:rPr>
        <w:br/>
      </w:r>
      <w:r w:rsidRPr="00441692">
        <w:rPr>
          <w:rFonts w:ascii="Arial" w:eastAsia="宋体" w:hAnsi="Arial" w:cs="Arial"/>
          <w:i/>
          <w:iCs/>
          <w:color w:val="800000"/>
          <w:kern w:val="0"/>
          <w:sz w:val="18"/>
          <w:szCs w:val="18"/>
        </w:rPr>
        <w:t>因此我们开始思考，如何来减少磁盘的</w:t>
      </w:r>
      <w:r w:rsidRPr="00441692">
        <w:rPr>
          <w:rFonts w:ascii="Arial" w:eastAsia="宋体" w:hAnsi="Arial" w:cs="Arial"/>
          <w:i/>
          <w:iCs/>
          <w:color w:val="800000"/>
          <w:kern w:val="0"/>
          <w:sz w:val="18"/>
          <w:szCs w:val="18"/>
        </w:rPr>
        <w:t>IO</w:t>
      </w:r>
      <w:r w:rsidRPr="00441692">
        <w:rPr>
          <w:rFonts w:ascii="Arial" w:eastAsia="宋体" w:hAnsi="Arial" w:cs="Arial"/>
          <w:i/>
          <w:iCs/>
          <w:color w:val="800000"/>
          <w:kern w:val="0"/>
          <w:sz w:val="18"/>
          <w:szCs w:val="18"/>
        </w:rPr>
        <w:t>？</w:t>
      </w:r>
      <w:r w:rsidRPr="00441692">
        <w:rPr>
          <w:rFonts w:ascii="Arial" w:eastAsia="宋体" w:hAnsi="Arial" w:cs="Arial"/>
          <w:i/>
          <w:iCs/>
          <w:color w:val="333333"/>
          <w:kern w:val="0"/>
          <w:sz w:val="18"/>
          <w:szCs w:val="18"/>
        </w:rPr>
        <w:br/>
      </w:r>
      <w:r w:rsidRPr="00441692">
        <w:rPr>
          <w:rFonts w:ascii="Arial" w:eastAsia="宋体" w:hAnsi="Arial" w:cs="Arial"/>
          <w:b/>
          <w:bCs/>
          <w:color w:val="000000"/>
          <w:kern w:val="0"/>
          <w:sz w:val="18"/>
          <w:szCs w:val="18"/>
        </w:rPr>
        <w:t xml:space="preserve">- </w:t>
      </w:r>
      <w:r w:rsidRPr="00441692">
        <w:rPr>
          <w:rFonts w:ascii="Arial" w:eastAsia="宋体" w:hAnsi="Arial" w:cs="Arial"/>
          <w:b/>
          <w:bCs/>
          <w:color w:val="000000"/>
          <w:kern w:val="0"/>
          <w:sz w:val="18"/>
          <w:szCs w:val="18"/>
        </w:rPr>
        <w:t>减少磁盘</w:t>
      </w:r>
      <w:r w:rsidRPr="00441692">
        <w:rPr>
          <w:rFonts w:ascii="Arial" w:eastAsia="宋体" w:hAnsi="Arial" w:cs="Arial"/>
          <w:b/>
          <w:bCs/>
          <w:color w:val="000000"/>
          <w:kern w:val="0"/>
          <w:sz w:val="18"/>
          <w:szCs w:val="18"/>
        </w:rPr>
        <w:t>IO</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lastRenderedPageBreak/>
        <w:t xml:space="preserve">  A. </w:t>
      </w:r>
      <w:r w:rsidRPr="00441692">
        <w:rPr>
          <w:rFonts w:ascii="Arial" w:eastAsia="宋体" w:hAnsi="Arial" w:cs="Arial"/>
          <w:color w:val="333333"/>
          <w:kern w:val="0"/>
          <w:sz w:val="18"/>
          <w:szCs w:val="18"/>
        </w:rPr>
        <w:t>减少数据占用的磁盘空间</w:t>
      </w:r>
      <w:r w:rsidRPr="00441692">
        <w:rPr>
          <w:rFonts w:ascii="Arial" w:eastAsia="宋体" w:hAnsi="Arial" w:cs="Arial"/>
          <w:color w:val="333333"/>
          <w:kern w:val="0"/>
          <w:sz w:val="18"/>
          <w:szCs w:val="18"/>
        </w:rPr>
        <w:br/>
        <w:t>     </w:t>
      </w:r>
      <w:r w:rsidRPr="00441692">
        <w:rPr>
          <w:rFonts w:ascii="Arial" w:eastAsia="宋体" w:hAnsi="Arial" w:cs="Arial"/>
          <w:color w:val="333333"/>
          <w:kern w:val="0"/>
          <w:sz w:val="18"/>
          <w:szCs w:val="18"/>
        </w:rPr>
        <w:t>压缩</w:t>
      </w:r>
      <w:r w:rsidRPr="00441692">
        <w:rPr>
          <w:rFonts w:ascii="Arial" w:eastAsia="宋体" w:hAnsi="Arial" w:cs="Arial"/>
          <w:color w:val="333333"/>
          <w:kern w:val="0"/>
          <w:sz w:val="18"/>
          <w:szCs w:val="18"/>
        </w:rPr>
        <w:fldChar w:fldCharType="begin"/>
      </w:r>
      <w:r w:rsidRPr="00441692">
        <w:rPr>
          <w:rFonts w:ascii="Arial" w:eastAsia="宋体" w:hAnsi="Arial" w:cs="Arial"/>
          <w:color w:val="333333"/>
          <w:kern w:val="0"/>
          <w:sz w:val="18"/>
          <w:szCs w:val="18"/>
        </w:rPr>
        <w:instrText xml:space="preserve"> </w:instrText>
      </w:r>
      <w:r w:rsidRPr="00441692">
        <w:rPr>
          <w:rFonts w:ascii="Arial" w:eastAsia="宋体" w:hAnsi="Arial" w:cs="Arial" w:hint="eastAsia"/>
          <w:color w:val="333333"/>
          <w:kern w:val="0"/>
          <w:sz w:val="18"/>
          <w:szCs w:val="18"/>
        </w:rPr>
        <w:instrText>HYPERLINK "http://lib.csdn.net/base/datastructure" \o "</w:instrText>
      </w:r>
      <w:r w:rsidRPr="00441692">
        <w:rPr>
          <w:rFonts w:ascii="Arial" w:eastAsia="宋体" w:hAnsi="Arial" w:cs="Arial" w:hint="eastAsia"/>
          <w:color w:val="333333"/>
          <w:kern w:val="0"/>
          <w:sz w:val="18"/>
          <w:szCs w:val="18"/>
        </w:rPr>
        <w:instrText>算法与数据结构知识库</w:instrText>
      </w:r>
      <w:r w:rsidRPr="00441692">
        <w:rPr>
          <w:rFonts w:ascii="Arial" w:eastAsia="宋体" w:hAnsi="Arial" w:cs="Arial" w:hint="eastAsia"/>
          <w:color w:val="333333"/>
          <w:kern w:val="0"/>
          <w:sz w:val="18"/>
          <w:szCs w:val="18"/>
        </w:rPr>
        <w:instrText>" \t "_blank"</w:instrText>
      </w:r>
      <w:r w:rsidRPr="00441692">
        <w:rPr>
          <w:rFonts w:ascii="Arial" w:eastAsia="宋体" w:hAnsi="Arial" w:cs="Arial"/>
          <w:color w:val="333333"/>
          <w:kern w:val="0"/>
          <w:sz w:val="18"/>
          <w:szCs w:val="18"/>
        </w:rPr>
        <w:instrText xml:space="preserve"> </w:instrText>
      </w:r>
      <w:r w:rsidRPr="00441692">
        <w:rPr>
          <w:rFonts w:ascii="Arial" w:eastAsia="宋体" w:hAnsi="Arial" w:cs="Arial"/>
          <w:color w:val="333333"/>
          <w:kern w:val="0"/>
          <w:sz w:val="18"/>
          <w:szCs w:val="18"/>
        </w:rPr>
        <w:fldChar w:fldCharType="separate"/>
      </w:r>
      <w:r w:rsidRPr="00441692">
        <w:rPr>
          <w:rFonts w:ascii="Arial" w:eastAsia="宋体" w:hAnsi="Arial" w:cs="Arial"/>
          <w:b/>
          <w:bCs/>
          <w:color w:val="DF3434"/>
          <w:kern w:val="0"/>
          <w:sz w:val="18"/>
          <w:szCs w:val="18"/>
        </w:rPr>
        <w:t>算法</w:t>
      </w:r>
      <w:r w:rsidRPr="00441692">
        <w:rPr>
          <w:rFonts w:ascii="Arial" w:eastAsia="宋体" w:hAnsi="Arial" w:cs="Arial"/>
          <w:color w:val="333333"/>
          <w:kern w:val="0"/>
          <w:sz w:val="18"/>
          <w:szCs w:val="18"/>
        </w:rPr>
        <w:fldChar w:fldCharType="end"/>
      </w:r>
      <w:r w:rsidRPr="00441692">
        <w:rPr>
          <w:rFonts w:ascii="Arial" w:eastAsia="宋体" w:hAnsi="Arial" w:cs="Arial"/>
          <w:color w:val="333333"/>
          <w:kern w:val="0"/>
          <w:sz w:val="18"/>
          <w:szCs w:val="18"/>
        </w:rPr>
        <w:t>、优化数据存储结构</w:t>
      </w:r>
      <w:r w:rsidRPr="00441692">
        <w:rPr>
          <w:rFonts w:ascii="Arial" w:eastAsia="宋体" w:hAnsi="Arial" w:cs="Arial"/>
          <w:color w:val="333333"/>
          <w:kern w:val="0"/>
          <w:sz w:val="18"/>
          <w:szCs w:val="18"/>
        </w:rPr>
        <w:br/>
        <w:t xml:space="preserve">  B. </w:t>
      </w:r>
      <w:r w:rsidRPr="00441692">
        <w:rPr>
          <w:rFonts w:ascii="Arial" w:eastAsia="宋体" w:hAnsi="Arial" w:cs="Arial"/>
          <w:color w:val="333333"/>
          <w:kern w:val="0"/>
          <w:sz w:val="18"/>
          <w:szCs w:val="18"/>
        </w:rPr>
        <w:t>减少访问数据的总量</w:t>
      </w:r>
      <w:r w:rsidRPr="00441692">
        <w:rPr>
          <w:rFonts w:ascii="Arial" w:eastAsia="宋体" w:hAnsi="Arial" w:cs="Arial"/>
          <w:color w:val="333333"/>
          <w:kern w:val="0"/>
          <w:sz w:val="18"/>
          <w:szCs w:val="18"/>
        </w:rPr>
        <w:br/>
        <w:t>     </w:t>
      </w:r>
      <w:r w:rsidRPr="00441692">
        <w:rPr>
          <w:rFonts w:ascii="Arial" w:eastAsia="宋体" w:hAnsi="Arial" w:cs="Arial"/>
          <w:color w:val="333333"/>
          <w:kern w:val="0"/>
          <w:sz w:val="18"/>
          <w:szCs w:val="18"/>
        </w:rPr>
        <w:t>读出或写入的数据中，有一部分是数据操作所必须的，这部分称作有效数据。剩余的</w:t>
      </w:r>
      <w:r w:rsidRPr="00441692">
        <w:rPr>
          <w:rFonts w:ascii="Arial" w:eastAsia="宋体" w:hAnsi="Arial" w:cs="Arial"/>
          <w:color w:val="333333"/>
          <w:kern w:val="0"/>
          <w:sz w:val="18"/>
          <w:szCs w:val="18"/>
        </w:rPr>
        <w:br/>
        <w:t xml:space="preserve">     </w:t>
      </w:r>
      <w:r w:rsidRPr="00441692">
        <w:rPr>
          <w:rFonts w:ascii="Arial" w:eastAsia="宋体" w:hAnsi="Arial" w:cs="Arial"/>
          <w:color w:val="333333"/>
          <w:kern w:val="0"/>
          <w:sz w:val="18"/>
          <w:szCs w:val="18"/>
        </w:rPr>
        <w:t>部分则不是数据操作必须的数据，称为无效数据。例如，查询姓名是</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张三</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的记录。</w:t>
      </w:r>
      <w:r w:rsidRPr="00441692">
        <w:rPr>
          <w:rFonts w:ascii="Arial" w:eastAsia="宋体" w:hAnsi="Arial" w:cs="Arial"/>
          <w:color w:val="333333"/>
          <w:kern w:val="0"/>
          <w:sz w:val="18"/>
          <w:szCs w:val="18"/>
        </w:rPr>
        <w:br/>
        <w:t xml:space="preserve">     </w:t>
      </w:r>
      <w:r w:rsidRPr="00441692">
        <w:rPr>
          <w:rFonts w:ascii="Arial" w:eastAsia="宋体" w:hAnsi="Arial" w:cs="Arial"/>
          <w:color w:val="333333"/>
          <w:kern w:val="0"/>
          <w:sz w:val="18"/>
          <w:szCs w:val="18"/>
        </w:rPr>
        <w:t>那么这条记录是有效记录，其他记录则是无效记录。我们要努力减少无效数据的访问。</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xml:space="preserve">02 – </w:t>
      </w:r>
      <w:r w:rsidRPr="00441692">
        <w:rPr>
          <w:rFonts w:ascii="Arial" w:eastAsia="宋体" w:hAnsi="Arial" w:cs="Arial"/>
          <w:b/>
          <w:bCs/>
          <w:color w:val="000000"/>
          <w:kern w:val="0"/>
          <w:sz w:val="18"/>
          <w:szCs w:val="18"/>
        </w:rPr>
        <w:t>索引的产生</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xml:space="preserve">- </w:t>
      </w:r>
      <w:r w:rsidRPr="00441692">
        <w:rPr>
          <w:rFonts w:ascii="Arial" w:eastAsia="宋体" w:hAnsi="Arial" w:cs="Arial"/>
          <w:b/>
          <w:bCs/>
          <w:color w:val="000000"/>
          <w:kern w:val="0"/>
          <w:sz w:val="18"/>
          <w:szCs w:val="18"/>
        </w:rPr>
        <w:t>键</w:t>
      </w:r>
      <w:r w:rsidRPr="00441692">
        <w:rPr>
          <w:rFonts w:ascii="Arial" w:eastAsia="宋体" w:hAnsi="Arial" w:cs="Arial"/>
          <w:b/>
          <w:bCs/>
          <w:color w:val="000000"/>
          <w:kern w:val="0"/>
          <w:sz w:val="18"/>
          <w:szCs w:val="18"/>
        </w:rPr>
        <w:t>(Key)</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w:t>
      </w:r>
      <w:r w:rsidRPr="00441692">
        <w:rPr>
          <w:rFonts w:ascii="Arial" w:eastAsia="宋体" w:hAnsi="Arial" w:cs="Arial"/>
          <w:color w:val="333333"/>
          <w:kern w:val="0"/>
          <w:sz w:val="18"/>
          <w:szCs w:val="18"/>
        </w:rPr>
        <w:t>首先，我们发现在多数情况下，定位操作并不需要匹配整行数据。而是</w:t>
      </w:r>
      <w:proofErr w:type="gramStart"/>
      <w:r w:rsidRPr="00441692">
        <w:rPr>
          <w:rFonts w:ascii="Arial" w:eastAsia="宋体" w:hAnsi="Arial" w:cs="Arial"/>
          <w:color w:val="333333"/>
          <w:kern w:val="0"/>
          <w:sz w:val="18"/>
          <w:szCs w:val="18"/>
        </w:rPr>
        <w:t>很</w:t>
      </w:r>
      <w:proofErr w:type="gramEnd"/>
      <w:r w:rsidRPr="00441692">
        <w:rPr>
          <w:rFonts w:ascii="Arial" w:eastAsia="宋体" w:hAnsi="Arial" w:cs="Arial"/>
          <w:color w:val="333333"/>
          <w:kern w:val="0"/>
          <w:sz w:val="18"/>
          <w:szCs w:val="18"/>
        </w:rPr>
        <w:t>规律的只匹配某一个</w:t>
      </w:r>
      <w:r w:rsidRPr="00441692">
        <w:rPr>
          <w:rFonts w:ascii="Arial" w:eastAsia="宋体" w:hAnsi="Arial" w:cs="Arial"/>
          <w:color w:val="333333"/>
          <w:kern w:val="0"/>
          <w:sz w:val="18"/>
          <w:szCs w:val="18"/>
        </w:rPr>
        <w:br/>
        <w:t>  </w:t>
      </w:r>
      <w:r w:rsidRPr="00441692">
        <w:rPr>
          <w:rFonts w:ascii="Arial" w:eastAsia="宋体" w:hAnsi="Arial" w:cs="Arial"/>
          <w:color w:val="333333"/>
          <w:kern w:val="0"/>
          <w:sz w:val="18"/>
          <w:szCs w:val="18"/>
        </w:rPr>
        <w:t>或几个列的值。</w:t>
      </w: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例如，图中第</w:t>
      </w:r>
      <w:r w:rsidRPr="00441692">
        <w:rPr>
          <w:rFonts w:ascii="Arial" w:eastAsia="宋体" w:hAnsi="Arial" w:cs="Arial"/>
          <w:color w:val="333333"/>
          <w:kern w:val="0"/>
          <w:sz w:val="18"/>
          <w:szCs w:val="18"/>
        </w:rPr>
        <w:t>1</w:t>
      </w:r>
      <w:r w:rsidRPr="00441692">
        <w:rPr>
          <w:rFonts w:ascii="Arial" w:eastAsia="宋体" w:hAnsi="Arial" w:cs="Arial"/>
          <w:color w:val="333333"/>
          <w:kern w:val="0"/>
          <w:sz w:val="18"/>
          <w:szCs w:val="18"/>
        </w:rPr>
        <w:t>列就可以用来确定一条记录。这些用来确定一条数据的列，统</w:t>
      </w:r>
      <w:r w:rsidRPr="00441692">
        <w:rPr>
          <w:rFonts w:ascii="Arial" w:eastAsia="宋体" w:hAnsi="Arial" w:cs="Arial"/>
          <w:color w:val="333333"/>
          <w:kern w:val="0"/>
          <w:sz w:val="18"/>
          <w:szCs w:val="18"/>
        </w:rPr>
        <w:t> </w:t>
      </w:r>
      <w:r w:rsidRPr="00441692">
        <w:rPr>
          <w:rFonts w:ascii="Arial" w:eastAsia="宋体" w:hAnsi="Arial" w:cs="Arial"/>
          <w:color w:val="333333"/>
          <w:kern w:val="0"/>
          <w:sz w:val="18"/>
          <w:szCs w:val="18"/>
        </w:rPr>
        <w:br/>
        <w:t>  </w:t>
      </w:r>
      <w:r w:rsidRPr="00441692">
        <w:rPr>
          <w:rFonts w:ascii="Arial" w:eastAsia="宋体" w:hAnsi="Arial" w:cs="Arial"/>
          <w:color w:val="333333"/>
          <w:kern w:val="0"/>
          <w:sz w:val="18"/>
          <w:szCs w:val="18"/>
        </w:rPr>
        <w:t>称为</w:t>
      </w:r>
      <w:r w:rsidRPr="00441692">
        <w:rPr>
          <w:rFonts w:ascii="Arial" w:eastAsia="宋体" w:hAnsi="Arial" w:cs="Arial"/>
          <w:b/>
          <w:bCs/>
          <w:color w:val="0000FF"/>
          <w:kern w:val="0"/>
          <w:sz w:val="18"/>
          <w:szCs w:val="18"/>
        </w:rPr>
        <w:t>键</w:t>
      </w:r>
      <w:r w:rsidRPr="00441692">
        <w:rPr>
          <w:rFonts w:ascii="Arial" w:eastAsia="宋体" w:hAnsi="Arial" w:cs="Arial"/>
          <w:b/>
          <w:bCs/>
          <w:color w:val="0000FF"/>
          <w:kern w:val="0"/>
          <w:sz w:val="18"/>
          <w:szCs w:val="18"/>
        </w:rPr>
        <w:t>(Key)</w:t>
      </w:r>
      <w:r w:rsidRPr="00441692">
        <w:rPr>
          <w:rFonts w:ascii="Arial" w:eastAsia="宋体" w:hAnsi="Arial" w:cs="Arial"/>
          <w:color w:val="333333"/>
          <w:kern w:val="0"/>
          <w:sz w:val="18"/>
          <w:szCs w:val="18"/>
        </w:rPr>
        <w:t>.</w:t>
      </w:r>
    </w:p>
    <w:p w:rsidR="00441692" w:rsidRPr="00441692" w:rsidRDefault="00441692" w:rsidP="00441692">
      <w:pPr>
        <w:widowControl/>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inline distT="0" distB="0" distL="0" distR="0">
                <wp:extent cx="304800" cy="304800"/>
                <wp:effectExtent l="0" t="0" r="0" b="0"/>
                <wp:docPr id="20" name="矩形 20" descr="http://img.my.csdn.net/uploads/201210/25/1351131021_9989.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0" o:spid="_x0000_s1026" alt="说明: http://img.my.csdn.net/uploads/201210/25/1351131021_9989.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SJMULfICAAD7BQAA&#10;DgAAAAAAAAAAAAAAAAAuAgAAZHJzL2Uyb0RvYy54bWxQSwECLQAUAAYACAAAACEATKDpLNgAAAAD&#10;AQAADwAAAAAAAAAAAAAAAABMBQAAZHJzL2Rvd25yZXYueG1sUEsFBgAAAAAEAAQA8wAAAFEGAAAA&#10;AA==&#10;" filled="f" stroked="f">
                <o:lock v:ext="edit" aspectratio="t"/>
                <w10:anchorlock/>
              </v:rect>
            </w:pict>
          </mc:Fallback>
        </mc:AlternateContent>
      </w:r>
      <w:r>
        <w:rPr>
          <w:noProof/>
        </w:rPr>
        <w:drawing>
          <wp:inline distT="0" distB="0" distL="0" distR="0" wp14:anchorId="618C3693" wp14:editId="0D9A0B78">
            <wp:extent cx="2257425" cy="23145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57425" cy="2314575"/>
                    </a:xfrm>
                    <a:prstGeom prst="rect">
                      <a:avLst/>
                    </a:prstGeom>
                  </pic:spPr>
                </pic:pic>
              </a:graphicData>
            </a:graphic>
          </wp:inline>
        </w:drawing>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Fig. 2</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Dense Index</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根据减少无效数据访问的原则，</w:t>
      </w:r>
      <w:proofErr w:type="gramStart"/>
      <w:r w:rsidRPr="00441692">
        <w:rPr>
          <w:rFonts w:ascii="Arial" w:eastAsia="宋体" w:hAnsi="Arial" w:cs="Arial"/>
          <w:color w:val="333333"/>
          <w:kern w:val="0"/>
          <w:sz w:val="18"/>
          <w:szCs w:val="18"/>
        </w:rPr>
        <w:t>我们将键的</w:t>
      </w:r>
      <w:proofErr w:type="gramEnd"/>
      <w:r w:rsidRPr="00441692">
        <w:rPr>
          <w:rFonts w:ascii="Arial" w:eastAsia="宋体" w:hAnsi="Arial" w:cs="Arial"/>
          <w:color w:val="333333"/>
          <w:kern w:val="0"/>
          <w:sz w:val="18"/>
          <w:szCs w:val="18"/>
        </w:rPr>
        <w:t>值拿过来存放到独立的块中。并且为每一个</w:t>
      </w:r>
      <w:proofErr w:type="gramStart"/>
      <w:r w:rsidRPr="00441692">
        <w:rPr>
          <w:rFonts w:ascii="Arial" w:eastAsia="宋体" w:hAnsi="Arial" w:cs="Arial"/>
          <w:color w:val="333333"/>
          <w:kern w:val="0"/>
          <w:sz w:val="18"/>
          <w:szCs w:val="18"/>
        </w:rPr>
        <w:t>键值添</w:t>
      </w:r>
      <w:proofErr w:type="gramEnd"/>
      <w:r w:rsidRPr="00441692">
        <w:rPr>
          <w:rFonts w:ascii="Arial" w:eastAsia="宋体" w:hAnsi="Arial" w:cs="Arial"/>
          <w:color w:val="333333"/>
          <w:kern w:val="0"/>
          <w:sz w:val="18"/>
          <w:szCs w:val="18"/>
        </w:rPr>
        <w:br/>
        <w:t>  </w:t>
      </w:r>
      <w:r w:rsidRPr="00441692">
        <w:rPr>
          <w:rFonts w:ascii="Arial" w:eastAsia="宋体" w:hAnsi="Arial" w:cs="Arial"/>
          <w:color w:val="333333"/>
          <w:kern w:val="0"/>
          <w:sz w:val="18"/>
          <w:szCs w:val="18"/>
        </w:rPr>
        <w:t>加一个指针，</w:t>
      </w: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指向原来的数据块。如图所示</w:t>
      </w:r>
      <w:r w:rsidRPr="00441692">
        <w:rPr>
          <w:rFonts w:ascii="Arial" w:eastAsia="宋体" w:hAnsi="Arial" w:cs="Arial"/>
          <w:color w:val="333333"/>
          <w:kern w:val="0"/>
          <w:sz w:val="18"/>
          <w:szCs w:val="18"/>
        </w:rPr>
        <w:t>,</w:t>
      </w:r>
    </w:p>
    <w:p w:rsidR="00441692" w:rsidRPr="00441692" w:rsidRDefault="00441692" w:rsidP="00441692">
      <w:pPr>
        <w:widowControl/>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inline distT="0" distB="0" distL="0" distR="0">
                <wp:extent cx="304800" cy="304800"/>
                <wp:effectExtent l="0" t="0" r="0" b="0"/>
                <wp:docPr id="19" name="矩形 19" descr="http://img.my.csdn.net/uploads/201210/25/1351131047_788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9" o:spid="_x0000_s1026" alt="说明: http://img.my.csdn.net/uploads/201210/25/1351131047_788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pKJ4wvICAAD7BQAA&#10;DgAAAAAAAAAAAAAAAAAuAgAAZHJzL2Uyb0RvYy54bWxQSwECLQAUAAYACAAAACEATKDpLNgAAAAD&#10;AQAADwAAAAAAAAAAAAAAAABMBQAAZHJzL2Rvd25yZXYueG1sUEsFBgAAAAAEAAQA8wAAAFEGAAAA&#10;AA==&#10;" filled="f" stroked="f">
                <o:lock v:ext="edit" aspectratio="t"/>
                <w10:anchorlock/>
              </v:rect>
            </w:pict>
          </mc:Fallback>
        </mc:AlternateContent>
      </w:r>
      <w:r w:rsidRPr="00441692">
        <w:rPr>
          <w:rFonts w:ascii="Arial" w:eastAsia="宋体" w:hAnsi="Arial" w:cs="Arial"/>
          <w:color w:val="000000"/>
          <w:kern w:val="0"/>
          <w:szCs w:val="21"/>
        </w:rPr>
        <w:br/>
      </w:r>
      <w:r>
        <w:rPr>
          <w:noProof/>
        </w:rPr>
        <w:drawing>
          <wp:inline distT="0" distB="0" distL="0" distR="0" wp14:anchorId="108DD3FC" wp14:editId="2C0A1316">
            <wp:extent cx="3009900" cy="2914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09900" cy="2914650"/>
                    </a:xfrm>
                    <a:prstGeom prst="rect">
                      <a:avLst/>
                    </a:prstGeom>
                  </pic:spPr>
                </pic:pic>
              </a:graphicData>
            </a:graphic>
          </wp:inline>
        </w:drawing>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lastRenderedPageBreak/>
        <w:t>                            Fig. 3</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这就是</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索引</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的祖先</w:t>
      </w:r>
      <w:r w:rsidRPr="00441692">
        <w:rPr>
          <w:rFonts w:ascii="Arial" w:eastAsia="宋体" w:hAnsi="Arial" w:cs="Arial"/>
          <w:b/>
          <w:bCs/>
          <w:color w:val="0000FF"/>
          <w:kern w:val="0"/>
          <w:sz w:val="18"/>
          <w:szCs w:val="18"/>
        </w:rPr>
        <w:t>Dense Index</w:t>
      </w: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当进行定位操作时，不再进行表扫描。而是进行</w:t>
      </w:r>
      <w:r w:rsidRPr="00441692">
        <w:rPr>
          <w:rFonts w:ascii="Arial" w:eastAsia="宋体" w:hAnsi="Arial" w:cs="Arial"/>
          <w:color w:val="333333"/>
          <w:kern w:val="0"/>
          <w:sz w:val="18"/>
          <w:szCs w:val="18"/>
        </w:rPr>
        <w:br/>
      </w:r>
      <w:r w:rsidRPr="00441692">
        <w:rPr>
          <w:rFonts w:ascii="Arial" w:eastAsia="宋体" w:hAnsi="Arial" w:cs="Arial"/>
          <w:b/>
          <w:bCs/>
          <w:color w:val="0000FF"/>
          <w:kern w:val="0"/>
          <w:sz w:val="18"/>
          <w:szCs w:val="18"/>
        </w:rPr>
        <w:t xml:space="preserve">  </w:t>
      </w:r>
      <w:r w:rsidRPr="00441692">
        <w:rPr>
          <w:rFonts w:ascii="Arial" w:eastAsia="宋体" w:hAnsi="Arial" w:cs="Arial"/>
          <w:b/>
          <w:bCs/>
          <w:color w:val="0000FF"/>
          <w:kern w:val="0"/>
          <w:sz w:val="18"/>
          <w:szCs w:val="18"/>
        </w:rPr>
        <w:t>索引扫描</w:t>
      </w:r>
      <w:r w:rsidRPr="00441692">
        <w:rPr>
          <w:rFonts w:ascii="Arial" w:eastAsia="宋体" w:hAnsi="Arial" w:cs="Arial"/>
          <w:b/>
          <w:bCs/>
          <w:color w:val="0000FF"/>
          <w:kern w:val="0"/>
          <w:sz w:val="18"/>
          <w:szCs w:val="18"/>
        </w:rPr>
        <w:t>(Index Scan)</w:t>
      </w:r>
      <w:r w:rsidRPr="00441692">
        <w:rPr>
          <w:rFonts w:ascii="Arial" w:eastAsia="宋体" w:hAnsi="Arial" w:cs="Arial"/>
          <w:color w:val="333333"/>
          <w:kern w:val="0"/>
          <w:sz w:val="18"/>
          <w:szCs w:val="18"/>
        </w:rPr>
        <w:t>，依次读出所有的索引块，进行键值的匹配。当找到匹配的键值后，</w:t>
      </w:r>
      <w:r w:rsidRPr="00441692">
        <w:rPr>
          <w:rFonts w:ascii="Arial" w:eastAsia="宋体" w:hAnsi="Arial" w:cs="Arial"/>
          <w:color w:val="333333"/>
          <w:kern w:val="0"/>
          <w:sz w:val="18"/>
          <w:szCs w:val="18"/>
        </w:rPr>
        <w:br/>
        <w:t>  </w:t>
      </w:r>
      <w:r w:rsidRPr="00441692">
        <w:rPr>
          <w:rFonts w:ascii="Arial" w:eastAsia="宋体" w:hAnsi="Arial" w:cs="Arial"/>
          <w:color w:val="333333"/>
          <w:kern w:val="0"/>
          <w:sz w:val="18"/>
          <w:szCs w:val="18"/>
        </w:rPr>
        <w:t>根据该行的指针直接读取对应的数据块，进行操作。假设一个块中能存储</w:t>
      </w:r>
      <w:r w:rsidRPr="00441692">
        <w:rPr>
          <w:rFonts w:ascii="Arial" w:eastAsia="宋体" w:hAnsi="Arial" w:cs="Arial"/>
          <w:color w:val="333333"/>
          <w:kern w:val="0"/>
          <w:sz w:val="18"/>
          <w:szCs w:val="18"/>
        </w:rPr>
        <w:t>100</w:t>
      </w:r>
      <w:r w:rsidRPr="00441692">
        <w:rPr>
          <w:rFonts w:ascii="Arial" w:eastAsia="宋体" w:hAnsi="Arial" w:cs="Arial"/>
          <w:color w:val="333333"/>
          <w:kern w:val="0"/>
          <w:sz w:val="18"/>
          <w:szCs w:val="18"/>
        </w:rPr>
        <w:t>行数据，</w:t>
      </w:r>
      <w:r w:rsidRPr="00441692">
        <w:rPr>
          <w:rFonts w:ascii="Arial" w:eastAsia="宋体" w:hAnsi="Arial" w:cs="Arial"/>
          <w:color w:val="333333"/>
          <w:kern w:val="0"/>
          <w:sz w:val="18"/>
          <w:szCs w:val="18"/>
        </w:rPr>
        <w:br/>
        <w:t>  10,000,000</w:t>
      </w:r>
      <w:r w:rsidRPr="00441692">
        <w:rPr>
          <w:rFonts w:ascii="Arial" w:eastAsia="宋体" w:hAnsi="Arial" w:cs="Arial"/>
          <w:color w:val="333333"/>
          <w:kern w:val="0"/>
          <w:sz w:val="18"/>
          <w:szCs w:val="18"/>
        </w:rPr>
        <w:t>行的数据需要</w:t>
      </w:r>
      <w:r w:rsidRPr="00441692">
        <w:rPr>
          <w:rFonts w:ascii="Arial" w:eastAsia="宋体" w:hAnsi="Arial" w:cs="Arial"/>
          <w:color w:val="333333"/>
          <w:kern w:val="0"/>
          <w:sz w:val="18"/>
          <w:szCs w:val="18"/>
        </w:rPr>
        <w:t>100,000</w:t>
      </w:r>
      <w:r w:rsidRPr="00441692">
        <w:rPr>
          <w:rFonts w:ascii="Arial" w:eastAsia="宋体" w:hAnsi="Arial" w:cs="Arial"/>
          <w:color w:val="333333"/>
          <w:kern w:val="0"/>
          <w:sz w:val="18"/>
          <w:szCs w:val="18"/>
        </w:rPr>
        <w:t>个块的存储空间。假设键值列（</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指针）占用一行数据</w:t>
      </w:r>
      <w:r w:rsidRPr="00441692">
        <w:rPr>
          <w:rFonts w:ascii="Arial" w:eastAsia="宋体" w:hAnsi="Arial" w:cs="Arial"/>
          <w:color w:val="333333"/>
          <w:kern w:val="0"/>
          <w:sz w:val="18"/>
          <w:szCs w:val="18"/>
        </w:rPr>
        <w:br/>
        <w:t>  1/10</w:t>
      </w:r>
      <w:r w:rsidRPr="00441692">
        <w:rPr>
          <w:rFonts w:ascii="Arial" w:eastAsia="宋体" w:hAnsi="Arial" w:cs="Arial"/>
          <w:color w:val="333333"/>
          <w:kern w:val="0"/>
          <w:sz w:val="18"/>
          <w:szCs w:val="18"/>
        </w:rPr>
        <w:t>的空间。那么大约需要</w:t>
      </w:r>
      <w:r w:rsidRPr="00441692">
        <w:rPr>
          <w:rFonts w:ascii="Arial" w:eastAsia="宋体" w:hAnsi="Arial" w:cs="Arial"/>
          <w:color w:val="333333"/>
          <w:kern w:val="0"/>
          <w:sz w:val="18"/>
          <w:szCs w:val="18"/>
        </w:rPr>
        <w:t>10,000</w:t>
      </w:r>
      <w:r w:rsidRPr="00441692">
        <w:rPr>
          <w:rFonts w:ascii="Arial" w:eastAsia="宋体" w:hAnsi="Arial" w:cs="Arial"/>
          <w:color w:val="333333"/>
          <w:kern w:val="0"/>
          <w:sz w:val="18"/>
          <w:szCs w:val="18"/>
        </w:rPr>
        <w:t>个块来存储</w:t>
      </w:r>
      <w:r w:rsidRPr="00441692">
        <w:rPr>
          <w:rFonts w:ascii="Arial" w:eastAsia="宋体" w:hAnsi="Arial" w:cs="Arial"/>
          <w:color w:val="333333"/>
          <w:kern w:val="0"/>
          <w:sz w:val="18"/>
          <w:szCs w:val="18"/>
        </w:rPr>
        <w:t>Dense</w:t>
      </w:r>
      <w:r w:rsidRPr="00441692">
        <w:rPr>
          <w:rFonts w:ascii="Arial" w:eastAsia="宋体" w:hAnsi="Arial" w:cs="Arial"/>
          <w:color w:val="333333"/>
          <w:kern w:val="0"/>
          <w:sz w:val="18"/>
          <w:szCs w:val="18"/>
        </w:rPr>
        <w:t>索引。因此我们用大约</w:t>
      </w:r>
      <w:r w:rsidRPr="00441692">
        <w:rPr>
          <w:rFonts w:ascii="Arial" w:eastAsia="宋体" w:hAnsi="Arial" w:cs="Arial"/>
          <w:color w:val="333333"/>
          <w:kern w:val="0"/>
          <w:sz w:val="18"/>
          <w:szCs w:val="18"/>
        </w:rPr>
        <w:t>1/10</w:t>
      </w:r>
      <w:r w:rsidRPr="00441692">
        <w:rPr>
          <w:rFonts w:ascii="Arial" w:eastAsia="宋体" w:hAnsi="Arial" w:cs="Arial"/>
          <w:color w:val="333333"/>
          <w:kern w:val="0"/>
          <w:sz w:val="18"/>
          <w:szCs w:val="18"/>
        </w:rPr>
        <w:t>的额外存储</w:t>
      </w:r>
      <w:r w:rsidRPr="00441692">
        <w:rPr>
          <w:rFonts w:ascii="Arial" w:eastAsia="宋体" w:hAnsi="Arial" w:cs="Arial"/>
          <w:color w:val="333333"/>
          <w:kern w:val="0"/>
          <w:sz w:val="18"/>
          <w:szCs w:val="18"/>
        </w:rPr>
        <w:br/>
        <w:t>  </w:t>
      </w:r>
      <w:r w:rsidRPr="00441692">
        <w:rPr>
          <w:rFonts w:ascii="Arial" w:eastAsia="宋体" w:hAnsi="Arial" w:cs="Arial"/>
          <w:color w:val="333333"/>
          <w:kern w:val="0"/>
          <w:sz w:val="18"/>
          <w:szCs w:val="18"/>
        </w:rPr>
        <w:t>空间换来了</w:t>
      </w:r>
      <w:proofErr w:type="gramStart"/>
      <w:r w:rsidRPr="00441692">
        <w:rPr>
          <w:rFonts w:ascii="Arial" w:eastAsia="宋体" w:hAnsi="Arial" w:cs="Arial"/>
          <w:color w:val="333333"/>
          <w:kern w:val="0"/>
          <w:sz w:val="18"/>
          <w:szCs w:val="18"/>
        </w:rPr>
        <w:t>大约全表扫描</w:t>
      </w:r>
      <w:proofErr w:type="gramEnd"/>
      <w:r w:rsidRPr="00441692">
        <w:rPr>
          <w:rFonts w:ascii="Arial" w:eastAsia="宋体" w:hAnsi="Arial" w:cs="Arial"/>
          <w:color w:val="333333"/>
          <w:kern w:val="0"/>
          <w:sz w:val="18"/>
          <w:szCs w:val="18"/>
        </w:rPr>
        <w:t>10</w:t>
      </w:r>
      <w:r w:rsidRPr="00441692">
        <w:rPr>
          <w:rFonts w:ascii="Arial" w:eastAsia="宋体" w:hAnsi="Arial" w:cs="Arial"/>
          <w:color w:val="333333"/>
          <w:kern w:val="0"/>
          <w:sz w:val="18"/>
          <w:szCs w:val="18"/>
        </w:rPr>
        <w:t>倍的定位效率。</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xml:space="preserve">03 – </w:t>
      </w:r>
      <w:r w:rsidRPr="00441692">
        <w:rPr>
          <w:rFonts w:ascii="Arial" w:eastAsia="宋体" w:hAnsi="Arial" w:cs="Arial"/>
          <w:b/>
          <w:bCs/>
          <w:color w:val="000000"/>
          <w:kern w:val="0"/>
          <w:sz w:val="18"/>
          <w:szCs w:val="18"/>
        </w:rPr>
        <w:t>索引的进化</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i/>
          <w:iCs/>
          <w:color w:val="800000"/>
          <w:kern w:val="0"/>
          <w:sz w:val="18"/>
          <w:szCs w:val="18"/>
        </w:rPr>
        <w:t>  </w:t>
      </w:r>
      <w:r w:rsidRPr="00441692">
        <w:rPr>
          <w:rFonts w:ascii="Arial" w:eastAsia="宋体" w:hAnsi="Arial" w:cs="Arial"/>
          <w:i/>
          <w:iCs/>
          <w:color w:val="800000"/>
          <w:kern w:val="0"/>
          <w:sz w:val="18"/>
          <w:szCs w:val="18"/>
        </w:rPr>
        <w:t>在实际的应用中，这样的定位效率仍然不能满足需求。很多人可能已经想到了，通过排序和查找</w:t>
      </w:r>
      <w:r w:rsidRPr="00441692">
        <w:rPr>
          <w:rFonts w:ascii="Arial" w:eastAsia="宋体" w:hAnsi="Arial" w:cs="Arial"/>
          <w:color w:val="333333"/>
          <w:kern w:val="0"/>
          <w:sz w:val="18"/>
          <w:szCs w:val="18"/>
        </w:rPr>
        <w:br/>
      </w:r>
      <w:r w:rsidRPr="00441692">
        <w:rPr>
          <w:rFonts w:ascii="Arial" w:eastAsia="宋体" w:hAnsi="Arial" w:cs="Arial"/>
          <w:i/>
          <w:iCs/>
          <w:color w:val="800000"/>
          <w:kern w:val="0"/>
          <w:sz w:val="18"/>
          <w:szCs w:val="18"/>
        </w:rPr>
        <w:t xml:space="preserve">  </w:t>
      </w:r>
      <w:r w:rsidRPr="00441692">
        <w:rPr>
          <w:rFonts w:ascii="Arial" w:eastAsia="宋体" w:hAnsi="Arial" w:cs="Arial"/>
          <w:i/>
          <w:iCs/>
          <w:color w:val="800000"/>
          <w:kern w:val="0"/>
          <w:sz w:val="18"/>
          <w:szCs w:val="18"/>
        </w:rPr>
        <w:t>算法来减少</w:t>
      </w:r>
      <w:r w:rsidRPr="00441692">
        <w:rPr>
          <w:rFonts w:ascii="Arial" w:eastAsia="宋体" w:hAnsi="Arial" w:cs="Arial"/>
          <w:i/>
          <w:iCs/>
          <w:color w:val="800000"/>
          <w:kern w:val="0"/>
          <w:sz w:val="18"/>
          <w:szCs w:val="18"/>
        </w:rPr>
        <w:t>IO</w:t>
      </w:r>
      <w:r w:rsidRPr="00441692">
        <w:rPr>
          <w:rFonts w:ascii="Arial" w:eastAsia="宋体" w:hAnsi="Arial" w:cs="Arial"/>
          <w:i/>
          <w:iCs/>
          <w:color w:val="800000"/>
          <w:kern w:val="0"/>
          <w:sz w:val="18"/>
          <w:szCs w:val="18"/>
        </w:rPr>
        <w:t>的访问。因此我们开始尝试对</w:t>
      </w:r>
      <w:r w:rsidRPr="00441692">
        <w:rPr>
          <w:rFonts w:ascii="Arial" w:eastAsia="宋体" w:hAnsi="Arial" w:cs="Arial"/>
          <w:i/>
          <w:iCs/>
          <w:color w:val="800000"/>
          <w:kern w:val="0"/>
          <w:sz w:val="18"/>
          <w:szCs w:val="18"/>
        </w:rPr>
        <w:t>Dense Index</w:t>
      </w:r>
      <w:r w:rsidRPr="00441692">
        <w:rPr>
          <w:rFonts w:ascii="Arial" w:eastAsia="宋体" w:hAnsi="Arial" w:cs="Arial"/>
          <w:i/>
          <w:iCs/>
          <w:color w:val="800000"/>
          <w:kern w:val="0"/>
          <w:sz w:val="18"/>
          <w:szCs w:val="18"/>
        </w:rPr>
        <w:t>进行排序存储</w:t>
      </w:r>
      <w:r w:rsidRPr="00441692">
        <w:rPr>
          <w:rFonts w:ascii="Arial" w:eastAsia="宋体" w:hAnsi="Arial" w:cs="Arial"/>
          <w:i/>
          <w:iCs/>
          <w:color w:val="800000"/>
          <w:kern w:val="0"/>
          <w:sz w:val="18"/>
          <w:szCs w:val="18"/>
        </w:rPr>
        <w:t>,</w:t>
      </w:r>
      <w:r w:rsidRPr="00441692">
        <w:rPr>
          <w:rFonts w:ascii="Arial" w:eastAsia="宋体" w:hAnsi="Arial" w:cs="Arial"/>
          <w:i/>
          <w:iCs/>
          <w:color w:val="800000"/>
          <w:kern w:val="0"/>
          <w:sz w:val="18"/>
          <w:szCs w:val="18"/>
        </w:rPr>
        <w:t>并且期望利用排序查</w:t>
      </w:r>
      <w:r w:rsidRPr="00441692">
        <w:rPr>
          <w:rFonts w:ascii="Arial" w:eastAsia="宋体" w:hAnsi="Arial" w:cs="Arial"/>
          <w:color w:val="333333"/>
          <w:kern w:val="0"/>
          <w:sz w:val="18"/>
          <w:szCs w:val="18"/>
        </w:rPr>
        <w:br/>
      </w:r>
      <w:r w:rsidRPr="00441692">
        <w:rPr>
          <w:rFonts w:ascii="Arial" w:eastAsia="宋体" w:hAnsi="Arial" w:cs="Arial"/>
          <w:i/>
          <w:iCs/>
          <w:color w:val="800000"/>
          <w:kern w:val="0"/>
          <w:sz w:val="18"/>
          <w:szCs w:val="18"/>
        </w:rPr>
        <w:t xml:space="preserve">  </w:t>
      </w:r>
      <w:r w:rsidRPr="00441692">
        <w:rPr>
          <w:rFonts w:ascii="Arial" w:eastAsia="宋体" w:hAnsi="Arial" w:cs="Arial"/>
          <w:i/>
          <w:iCs/>
          <w:color w:val="800000"/>
          <w:kern w:val="0"/>
          <w:sz w:val="18"/>
          <w:szCs w:val="18"/>
        </w:rPr>
        <w:t>找算法来减少磁盘</w:t>
      </w:r>
      <w:r w:rsidRPr="00441692">
        <w:rPr>
          <w:rFonts w:ascii="Arial" w:eastAsia="宋体" w:hAnsi="Arial" w:cs="Arial"/>
          <w:i/>
          <w:iCs/>
          <w:color w:val="800000"/>
          <w:kern w:val="0"/>
          <w:sz w:val="18"/>
          <w:szCs w:val="18"/>
        </w:rPr>
        <w:t>IO</w:t>
      </w:r>
      <w:r w:rsidRPr="00441692">
        <w:rPr>
          <w:rFonts w:ascii="Arial" w:eastAsia="宋体" w:hAnsi="Arial" w:cs="Arial"/>
          <w:i/>
          <w:iCs/>
          <w:color w:val="800000"/>
          <w:kern w:val="0"/>
          <w:sz w:val="18"/>
          <w:szCs w:val="18"/>
        </w:rPr>
        <w:t>。</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xml:space="preserve">- </w:t>
      </w:r>
      <w:r w:rsidRPr="00441692">
        <w:rPr>
          <w:rFonts w:ascii="Arial" w:eastAsia="宋体" w:hAnsi="Arial" w:cs="Arial"/>
          <w:b/>
          <w:bCs/>
          <w:color w:val="000000"/>
          <w:kern w:val="0"/>
          <w:sz w:val="18"/>
          <w:szCs w:val="18"/>
        </w:rPr>
        <w:t>折半块查找</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A. </w:t>
      </w:r>
      <w:r w:rsidRPr="00441692">
        <w:rPr>
          <w:rFonts w:ascii="Arial" w:eastAsia="宋体" w:hAnsi="Arial" w:cs="Arial"/>
          <w:color w:val="333333"/>
          <w:kern w:val="0"/>
          <w:sz w:val="18"/>
          <w:szCs w:val="18"/>
        </w:rPr>
        <w:t>对</w:t>
      </w:r>
      <w:r w:rsidRPr="00441692">
        <w:rPr>
          <w:rFonts w:ascii="Arial" w:eastAsia="宋体" w:hAnsi="Arial" w:cs="Arial"/>
          <w:color w:val="333333"/>
          <w:kern w:val="0"/>
          <w:sz w:val="18"/>
          <w:szCs w:val="18"/>
        </w:rPr>
        <w:t>Dense Index</w:t>
      </w:r>
      <w:r w:rsidRPr="00441692">
        <w:rPr>
          <w:rFonts w:ascii="Arial" w:eastAsia="宋体" w:hAnsi="Arial" w:cs="Arial"/>
          <w:color w:val="333333"/>
          <w:kern w:val="0"/>
          <w:sz w:val="18"/>
          <w:szCs w:val="18"/>
        </w:rPr>
        <w:t>排序</w:t>
      </w:r>
      <w:r w:rsidRPr="00441692">
        <w:rPr>
          <w:rFonts w:ascii="Arial" w:eastAsia="宋体" w:hAnsi="Arial" w:cs="Arial"/>
          <w:color w:val="333333"/>
          <w:kern w:val="0"/>
          <w:sz w:val="18"/>
          <w:szCs w:val="18"/>
        </w:rPr>
        <w:br/>
        <w:t xml:space="preserve">  B. </w:t>
      </w:r>
      <w:r w:rsidRPr="00441692">
        <w:rPr>
          <w:rFonts w:ascii="Arial" w:eastAsia="宋体" w:hAnsi="Arial" w:cs="Arial"/>
          <w:color w:val="333333"/>
          <w:kern w:val="0"/>
          <w:sz w:val="18"/>
          <w:szCs w:val="18"/>
        </w:rPr>
        <w:t>需要一个数组按顺序存储索引块地址。以块为单位，不存储所有的行的地址。</w:t>
      </w:r>
      <w:r w:rsidRPr="00441692">
        <w:rPr>
          <w:rFonts w:ascii="Arial" w:eastAsia="宋体" w:hAnsi="Arial" w:cs="Arial"/>
          <w:color w:val="333333"/>
          <w:kern w:val="0"/>
          <w:sz w:val="18"/>
          <w:szCs w:val="18"/>
        </w:rPr>
        <w:br/>
        <w:t xml:space="preserve">  C. </w:t>
      </w:r>
      <w:r w:rsidRPr="00441692">
        <w:rPr>
          <w:rFonts w:ascii="Arial" w:eastAsia="宋体" w:hAnsi="Arial" w:cs="Arial"/>
          <w:color w:val="333333"/>
          <w:kern w:val="0"/>
          <w:sz w:val="18"/>
          <w:szCs w:val="18"/>
        </w:rPr>
        <w:t>这个索引块地址数组，也要存储到磁盘上。将其单独存放在一个块链中，如下图所示。</w:t>
      </w:r>
      <w:r w:rsidRPr="00441692">
        <w:rPr>
          <w:rFonts w:ascii="Arial" w:eastAsia="宋体" w:hAnsi="Arial" w:cs="Arial"/>
          <w:color w:val="333333"/>
          <w:kern w:val="0"/>
          <w:sz w:val="18"/>
          <w:szCs w:val="18"/>
        </w:rPr>
        <w:br/>
        <w:t xml:space="preserve">  D. </w:t>
      </w:r>
      <w:proofErr w:type="gramStart"/>
      <w:r w:rsidRPr="00441692">
        <w:rPr>
          <w:rFonts w:ascii="Arial" w:eastAsia="宋体" w:hAnsi="Arial" w:cs="Arial"/>
          <w:color w:val="333333"/>
          <w:kern w:val="0"/>
          <w:sz w:val="18"/>
          <w:szCs w:val="18"/>
        </w:rPr>
        <w:t>折半查找的时间复杂度是</w:t>
      </w:r>
      <w:r w:rsidRPr="00441692">
        <w:rPr>
          <w:rFonts w:ascii="Arial" w:eastAsia="宋体" w:hAnsi="Arial" w:cs="Arial"/>
          <w:color w:val="333333"/>
          <w:kern w:val="0"/>
          <w:sz w:val="18"/>
          <w:szCs w:val="18"/>
        </w:rPr>
        <w:t>O(</w:t>
      </w:r>
      <w:proofErr w:type="gramEnd"/>
      <w:r w:rsidRPr="00441692">
        <w:rPr>
          <w:rFonts w:ascii="Arial" w:eastAsia="宋体" w:hAnsi="Arial" w:cs="Arial"/>
          <w:color w:val="333333"/>
          <w:kern w:val="0"/>
          <w:sz w:val="18"/>
          <w:szCs w:val="18"/>
        </w:rPr>
        <w:t>log </w:t>
      </w:r>
      <w:r w:rsidRPr="00441692">
        <w:rPr>
          <w:rFonts w:ascii="Arial" w:eastAsia="宋体" w:hAnsi="Arial" w:cs="Arial"/>
          <w:color w:val="333333"/>
          <w:kern w:val="0"/>
          <w:sz w:val="18"/>
          <w:szCs w:val="18"/>
          <w:vertAlign w:val="subscript"/>
        </w:rPr>
        <w:t>2</w:t>
      </w:r>
      <w:r w:rsidRPr="00441692">
        <w:rPr>
          <w:rFonts w:ascii="Arial" w:eastAsia="宋体" w:hAnsi="Arial" w:cs="Arial"/>
          <w:color w:val="333333"/>
          <w:kern w:val="0"/>
          <w:sz w:val="18"/>
          <w:szCs w:val="18"/>
        </w:rPr>
        <w:t>(</w:t>
      </w:r>
      <w:r w:rsidRPr="00441692">
        <w:rPr>
          <w:rFonts w:ascii="Arial" w:eastAsia="宋体" w:hAnsi="Arial" w:cs="Arial"/>
          <w:i/>
          <w:iCs/>
          <w:color w:val="333333"/>
          <w:kern w:val="0"/>
          <w:sz w:val="18"/>
          <w:szCs w:val="18"/>
        </w:rPr>
        <w:t>N</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。在上面的</w:t>
      </w:r>
      <w:proofErr w:type="gramStart"/>
      <w:r w:rsidRPr="00441692">
        <w:rPr>
          <w:rFonts w:ascii="Arial" w:eastAsia="宋体" w:hAnsi="Arial" w:cs="Arial"/>
          <w:color w:val="333333"/>
          <w:kern w:val="0"/>
          <w:sz w:val="18"/>
          <w:szCs w:val="18"/>
        </w:rPr>
        <w:t>列子</w:t>
      </w:r>
      <w:proofErr w:type="gramEnd"/>
      <w:r w:rsidRPr="00441692">
        <w:rPr>
          <w:rFonts w:ascii="Arial" w:eastAsia="宋体" w:hAnsi="Arial" w:cs="Arial"/>
          <w:color w:val="333333"/>
          <w:kern w:val="0"/>
          <w:sz w:val="18"/>
          <w:szCs w:val="18"/>
        </w:rPr>
        <w:t>中，</w:t>
      </w:r>
      <w:r w:rsidRPr="00441692">
        <w:rPr>
          <w:rFonts w:ascii="Arial" w:eastAsia="宋体" w:hAnsi="Arial" w:cs="Arial"/>
          <w:color w:val="333333"/>
          <w:kern w:val="0"/>
          <w:sz w:val="18"/>
          <w:szCs w:val="18"/>
        </w:rPr>
        <w:t>dense</w:t>
      </w:r>
      <w:r w:rsidRPr="00441692">
        <w:rPr>
          <w:rFonts w:ascii="Arial" w:eastAsia="宋体" w:hAnsi="Arial" w:cs="Arial"/>
          <w:color w:val="333333"/>
          <w:kern w:val="0"/>
          <w:sz w:val="18"/>
          <w:szCs w:val="18"/>
        </w:rPr>
        <w:t>索引总共有</w:t>
      </w:r>
      <w:r w:rsidRPr="00441692">
        <w:rPr>
          <w:rFonts w:ascii="Arial" w:eastAsia="宋体" w:hAnsi="Arial" w:cs="Arial"/>
          <w:color w:val="333333"/>
          <w:kern w:val="0"/>
          <w:sz w:val="18"/>
          <w:szCs w:val="18"/>
        </w:rPr>
        <w:t>10,000</w:t>
      </w:r>
      <w:r w:rsidRPr="00441692">
        <w:rPr>
          <w:rFonts w:ascii="Arial" w:eastAsia="宋体" w:hAnsi="Arial" w:cs="Arial"/>
          <w:color w:val="333333"/>
          <w:kern w:val="0"/>
          <w:sz w:val="18"/>
          <w:szCs w:val="18"/>
        </w:rPr>
        <w:t>个块。假设</w:t>
      </w:r>
      <w:r w:rsidRPr="00441692">
        <w:rPr>
          <w:rFonts w:ascii="Arial" w:eastAsia="宋体" w:hAnsi="Arial" w:cs="Arial"/>
          <w:color w:val="333333"/>
          <w:kern w:val="0"/>
          <w:sz w:val="18"/>
          <w:szCs w:val="18"/>
        </w:rPr>
        <w:t>1</w:t>
      </w:r>
      <w:r w:rsidRPr="00441692">
        <w:rPr>
          <w:rFonts w:ascii="Arial" w:eastAsia="宋体" w:hAnsi="Arial" w:cs="Arial"/>
          <w:color w:val="333333"/>
          <w:kern w:val="0"/>
          <w:sz w:val="18"/>
          <w:szCs w:val="18"/>
        </w:rPr>
        <w:t>个块</w:t>
      </w:r>
      <w:r w:rsidRPr="00441692">
        <w:rPr>
          <w:rFonts w:ascii="Arial" w:eastAsia="宋体" w:hAnsi="Arial" w:cs="Arial"/>
          <w:color w:val="333333"/>
          <w:kern w:val="0"/>
          <w:sz w:val="18"/>
          <w:szCs w:val="18"/>
        </w:rPr>
        <w:br/>
        <w:t>     </w:t>
      </w:r>
      <w:r w:rsidRPr="00441692">
        <w:rPr>
          <w:rFonts w:ascii="Arial" w:eastAsia="宋体" w:hAnsi="Arial" w:cs="Arial"/>
          <w:color w:val="333333"/>
          <w:kern w:val="0"/>
          <w:sz w:val="18"/>
          <w:szCs w:val="18"/>
        </w:rPr>
        <w:t>能存储</w:t>
      </w:r>
      <w:r w:rsidRPr="00441692">
        <w:rPr>
          <w:rFonts w:ascii="Arial" w:eastAsia="宋体" w:hAnsi="Arial" w:cs="Arial"/>
          <w:color w:val="333333"/>
          <w:kern w:val="0"/>
          <w:sz w:val="18"/>
          <w:szCs w:val="18"/>
        </w:rPr>
        <w:t>2000</w:t>
      </w:r>
      <w:r w:rsidRPr="00441692">
        <w:rPr>
          <w:rFonts w:ascii="Arial" w:eastAsia="宋体" w:hAnsi="Arial" w:cs="Arial"/>
          <w:color w:val="333333"/>
          <w:kern w:val="0"/>
          <w:sz w:val="18"/>
          <w:szCs w:val="18"/>
        </w:rPr>
        <w:t>个指针，需要</w:t>
      </w:r>
      <w:r w:rsidRPr="00441692">
        <w:rPr>
          <w:rFonts w:ascii="Arial" w:eastAsia="宋体" w:hAnsi="Arial" w:cs="Arial"/>
          <w:color w:val="333333"/>
          <w:kern w:val="0"/>
          <w:sz w:val="18"/>
          <w:szCs w:val="18"/>
        </w:rPr>
        <w:t>5</w:t>
      </w:r>
      <w:r w:rsidRPr="00441692">
        <w:rPr>
          <w:rFonts w:ascii="Arial" w:eastAsia="宋体" w:hAnsi="Arial" w:cs="Arial"/>
          <w:color w:val="333333"/>
          <w:kern w:val="0"/>
          <w:sz w:val="18"/>
          <w:szCs w:val="18"/>
        </w:rPr>
        <w:t>个块来存储这个数组。通过折半块查找，我们最多只需要读取</w:t>
      </w:r>
      <w:r w:rsidRPr="00441692">
        <w:rPr>
          <w:rFonts w:ascii="Arial" w:eastAsia="宋体" w:hAnsi="Arial" w:cs="Arial"/>
          <w:color w:val="333333"/>
          <w:kern w:val="0"/>
          <w:sz w:val="18"/>
          <w:szCs w:val="18"/>
        </w:rPr>
        <w:br/>
        <w:t>     5</w:t>
      </w:r>
      <w:r w:rsidRPr="00441692">
        <w:rPr>
          <w:rFonts w:ascii="Arial" w:eastAsia="宋体" w:hAnsi="Arial" w:cs="Arial"/>
          <w:color w:val="333333"/>
          <w:kern w:val="0"/>
          <w:sz w:val="18"/>
          <w:szCs w:val="18"/>
        </w:rPr>
        <w:t>（数组块）</w:t>
      </w:r>
      <w:r w:rsidRPr="00441692">
        <w:rPr>
          <w:rFonts w:ascii="Arial" w:eastAsia="宋体" w:hAnsi="Arial" w:cs="Arial"/>
          <w:color w:val="333333"/>
          <w:kern w:val="0"/>
          <w:sz w:val="18"/>
          <w:szCs w:val="18"/>
        </w:rPr>
        <w:t>+ 14</w:t>
      </w:r>
      <w:r w:rsidRPr="00441692">
        <w:rPr>
          <w:rFonts w:ascii="Arial" w:eastAsia="宋体" w:hAnsi="Arial" w:cs="Arial"/>
          <w:color w:val="333333"/>
          <w:kern w:val="0"/>
          <w:sz w:val="18"/>
          <w:szCs w:val="18"/>
        </w:rPr>
        <w:t>（索引块</w:t>
      </w:r>
      <w:r w:rsidRPr="00441692">
        <w:rPr>
          <w:rFonts w:ascii="Arial" w:eastAsia="宋体" w:hAnsi="Arial" w:cs="Arial"/>
          <w:color w:val="333333"/>
          <w:kern w:val="0"/>
          <w:sz w:val="18"/>
          <w:szCs w:val="18"/>
        </w:rPr>
        <w:t>log </w:t>
      </w:r>
      <w:r w:rsidRPr="00441692">
        <w:rPr>
          <w:rFonts w:ascii="Arial" w:eastAsia="宋体" w:hAnsi="Arial" w:cs="Arial"/>
          <w:color w:val="333333"/>
          <w:kern w:val="0"/>
          <w:sz w:val="18"/>
          <w:szCs w:val="18"/>
          <w:vertAlign w:val="subscript"/>
        </w:rPr>
        <w:t>2</w:t>
      </w:r>
      <w:r w:rsidRPr="00441692">
        <w:rPr>
          <w:rFonts w:ascii="Arial" w:eastAsia="宋体" w:hAnsi="Arial" w:cs="Arial"/>
          <w:color w:val="333333"/>
          <w:kern w:val="0"/>
          <w:sz w:val="18"/>
          <w:szCs w:val="18"/>
        </w:rPr>
        <w:t>(10000)</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+1</w:t>
      </w:r>
      <w:r w:rsidRPr="00441692">
        <w:rPr>
          <w:rFonts w:ascii="Arial" w:eastAsia="宋体" w:hAnsi="Arial" w:cs="Arial"/>
          <w:color w:val="333333"/>
          <w:kern w:val="0"/>
          <w:sz w:val="18"/>
          <w:szCs w:val="18"/>
        </w:rPr>
        <w:t>（数据块）</w:t>
      </w:r>
      <w:r w:rsidRPr="00441692">
        <w:rPr>
          <w:rFonts w:ascii="Arial" w:eastAsia="宋体" w:hAnsi="Arial" w:cs="Arial"/>
          <w:color w:val="333333"/>
          <w:kern w:val="0"/>
          <w:sz w:val="18"/>
          <w:szCs w:val="18"/>
        </w:rPr>
        <w:t>=20</w:t>
      </w:r>
      <w:r w:rsidRPr="00441692">
        <w:rPr>
          <w:rFonts w:ascii="Arial" w:eastAsia="宋体" w:hAnsi="Arial" w:cs="Arial"/>
          <w:color w:val="333333"/>
          <w:kern w:val="0"/>
          <w:sz w:val="18"/>
          <w:szCs w:val="18"/>
        </w:rPr>
        <w:t>个块。</w:t>
      </w:r>
    </w:p>
    <w:p w:rsidR="00441692" w:rsidRPr="00441692" w:rsidRDefault="00441692" w:rsidP="00441692">
      <w:pPr>
        <w:widowControl/>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inline distT="0" distB="0" distL="0" distR="0">
                <wp:extent cx="304800" cy="304800"/>
                <wp:effectExtent l="0" t="0" r="0" b="0"/>
                <wp:docPr id="18" name="矩形 18" descr="http://img.my.csdn.net/uploads/201210/25/1351131190_400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8" o:spid="_x0000_s1026" alt="说明: http://img.my.csdn.net/uploads/201210/25/1351131190_400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WzkWY8QIAAPsFAAAO&#10;AAAAAAAAAAAAAAAAAC4CAABkcnMvZTJvRG9jLnhtbFBLAQItABQABgAIAAAAIQBMoOks2AAAAAMB&#10;AAAPAAAAAAAAAAAAAAAAAEsFAABkcnMvZG93bnJldi54bWxQSwUGAAAAAAQABADzAAAAUAYAAAAA&#10;" filled="f" stroked="f">
                <o:lock v:ext="edit" aspectratio="t"/>
                <w10:anchorlock/>
              </v:rect>
            </w:pict>
          </mc:Fallback>
        </mc:AlternateContent>
      </w:r>
      <w:r>
        <w:rPr>
          <w:noProof/>
        </w:rPr>
        <w:drawing>
          <wp:inline distT="0" distB="0" distL="0" distR="0" wp14:anchorId="32B067BA" wp14:editId="34881739">
            <wp:extent cx="5238750" cy="3962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38750" cy="3962400"/>
                    </a:xfrm>
                    <a:prstGeom prst="rect">
                      <a:avLst/>
                    </a:prstGeom>
                  </pic:spPr>
                </pic:pic>
              </a:graphicData>
            </a:graphic>
          </wp:inline>
        </w:drawing>
      </w:r>
      <w:r w:rsidRPr="00441692">
        <w:rPr>
          <w:rFonts w:ascii="Arial" w:eastAsia="宋体" w:hAnsi="Arial" w:cs="Arial"/>
          <w:color w:val="000000"/>
          <w:kern w:val="0"/>
          <w:szCs w:val="21"/>
        </w:rPr>
        <w:br/>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Fig. 4</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lastRenderedPageBreak/>
        <w:t> </w:t>
      </w:r>
      <w:r w:rsidRPr="00441692">
        <w:rPr>
          <w:rFonts w:ascii="Arial" w:eastAsia="宋体" w:hAnsi="Arial" w:cs="Arial"/>
          <w:b/>
          <w:bCs/>
          <w:color w:val="000000"/>
          <w:kern w:val="0"/>
          <w:sz w:val="18"/>
          <w:szCs w:val="18"/>
        </w:rPr>
        <w:t>- Sparse Index</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w:t>
      </w:r>
      <w:r w:rsidRPr="00441692">
        <w:rPr>
          <w:rFonts w:ascii="Arial" w:eastAsia="宋体" w:hAnsi="Arial" w:cs="Arial"/>
          <w:color w:val="333333"/>
          <w:kern w:val="0"/>
          <w:sz w:val="18"/>
          <w:szCs w:val="18"/>
        </w:rPr>
        <w:t>实现基于块的折半查找时发现，读出每个块后只需要和第一行的键值匹配，就可以决定下一个块</w:t>
      </w:r>
      <w:r w:rsidRPr="00441692">
        <w:rPr>
          <w:rFonts w:ascii="Arial" w:eastAsia="宋体" w:hAnsi="Arial" w:cs="Arial"/>
          <w:color w:val="333333"/>
          <w:kern w:val="0"/>
          <w:sz w:val="18"/>
          <w:szCs w:val="18"/>
        </w:rPr>
        <w:br/>
        <w:t>  </w:t>
      </w:r>
      <w:r w:rsidRPr="00441692">
        <w:rPr>
          <w:rFonts w:ascii="Arial" w:eastAsia="宋体" w:hAnsi="Arial" w:cs="Arial"/>
          <w:color w:val="333333"/>
          <w:kern w:val="0"/>
          <w:sz w:val="18"/>
          <w:szCs w:val="18"/>
        </w:rPr>
        <w:t>的位置（方向）。</w:t>
      </w: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因此有效数据是每个块（最后一个块除外）的第一行的数据。还是根据减少无</w:t>
      </w:r>
      <w:r w:rsidRPr="00441692">
        <w:rPr>
          <w:rFonts w:ascii="Arial" w:eastAsia="宋体" w:hAnsi="Arial" w:cs="Arial"/>
          <w:color w:val="333333"/>
          <w:kern w:val="0"/>
          <w:sz w:val="18"/>
          <w:szCs w:val="18"/>
        </w:rPr>
        <w:br/>
        <w:t>  </w:t>
      </w:r>
      <w:proofErr w:type="gramStart"/>
      <w:r w:rsidRPr="00441692">
        <w:rPr>
          <w:rFonts w:ascii="Arial" w:eastAsia="宋体" w:hAnsi="Arial" w:cs="Arial"/>
          <w:color w:val="333333"/>
          <w:kern w:val="0"/>
          <w:sz w:val="18"/>
          <w:szCs w:val="18"/>
        </w:rPr>
        <w:t>效数据</w:t>
      </w:r>
      <w:proofErr w:type="gramEnd"/>
      <w:r w:rsidRPr="00441692">
        <w:rPr>
          <w:rFonts w:ascii="Arial" w:eastAsia="宋体" w:hAnsi="Arial" w:cs="Arial"/>
          <w:color w:val="333333"/>
          <w:kern w:val="0"/>
          <w:sz w:val="18"/>
          <w:szCs w:val="18"/>
        </w:rPr>
        <w:t>IO</w:t>
      </w:r>
      <w:r w:rsidRPr="00441692">
        <w:rPr>
          <w:rFonts w:ascii="Arial" w:eastAsia="宋体" w:hAnsi="Arial" w:cs="Arial"/>
          <w:color w:val="333333"/>
          <w:kern w:val="0"/>
          <w:sz w:val="18"/>
          <w:szCs w:val="18"/>
        </w:rPr>
        <w:t>的原则，将每一个块的第一行的数据单独拿出来，和索引数组的地址放到一起。这样就</w:t>
      </w:r>
      <w:r w:rsidRPr="00441692">
        <w:rPr>
          <w:rFonts w:ascii="Arial" w:eastAsia="宋体" w:hAnsi="Arial" w:cs="Arial"/>
          <w:color w:val="333333"/>
          <w:kern w:val="0"/>
          <w:sz w:val="18"/>
          <w:szCs w:val="18"/>
        </w:rPr>
        <w:br/>
        <w:t>  </w:t>
      </w:r>
      <w:r w:rsidRPr="00441692">
        <w:rPr>
          <w:rFonts w:ascii="Arial" w:eastAsia="宋体" w:hAnsi="Arial" w:cs="Arial"/>
          <w:color w:val="333333"/>
          <w:kern w:val="0"/>
          <w:sz w:val="18"/>
          <w:szCs w:val="18"/>
        </w:rPr>
        <w:t>可以直接在这个数组上进行折半查找了。如下图所示，这个数组就进化成了</w:t>
      </w:r>
      <w:r w:rsidRPr="00441692">
        <w:rPr>
          <w:rFonts w:ascii="Arial" w:eastAsia="宋体" w:hAnsi="Arial" w:cs="Arial"/>
          <w:b/>
          <w:bCs/>
          <w:color w:val="0000FF"/>
          <w:kern w:val="0"/>
          <w:sz w:val="18"/>
          <w:szCs w:val="18"/>
        </w:rPr>
        <w:t>Sparse Index</w:t>
      </w:r>
      <w:r w:rsidRPr="00441692">
        <w:rPr>
          <w:rFonts w:ascii="Arial" w:eastAsia="宋体" w:hAnsi="Arial" w:cs="Arial"/>
          <w:color w:val="333333"/>
          <w:kern w:val="0"/>
          <w:sz w:val="18"/>
          <w:szCs w:val="18"/>
        </w:rPr>
        <w:t>。</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Pr>
          <w:rFonts w:ascii="Arial" w:eastAsia="宋体" w:hAnsi="Arial" w:cs="Arial"/>
          <w:noProof/>
          <w:color w:val="333333"/>
          <w:kern w:val="0"/>
          <w:sz w:val="18"/>
          <w:szCs w:val="18"/>
        </w:rPr>
        <mc:AlternateContent>
          <mc:Choice Requires="wps">
            <w:drawing>
              <wp:inline distT="0" distB="0" distL="0" distR="0">
                <wp:extent cx="304800" cy="304800"/>
                <wp:effectExtent l="0" t="0" r="0" b="0"/>
                <wp:docPr id="17" name="矩形 17" descr="http://img.my.csdn.net/uploads/201210/25/1351131165_3008.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7" o:spid="_x0000_s1026" alt="说明: http://img.my.csdn.net/uploads/201210/25/1351131165_3008.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QtraBfICAAD7BQAA&#10;DgAAAAAAAAAAAAAAAAAuAgAAZHJzL2Uyb0RvYy54bWxQSwECLQAUAAYACAAAACEATKDpLNgAAAAD&#10;AQAADwAAAAAAAAAAAAAAAABMBQAAZHJzL2Rvd25yZXYueG1sUEsFBgAAAAAEAAQA8wAAAFEGAAAA&#10;AA==&#10;" filled="f" stroked="f">
                <o:lock v:ext="edit" aspectratio="t"/>
                <w10:anchorlock/>
              </v:rect>
            </w:pict>
          </mc:Fallback>
        </mc:AlternateContent>
      </w:r>
      <w:r>
        <w:rPr>
          <w:noProof/>
        </w:rPr>
        <w:drawing>
          <wp:inline distT="0" distB="0" distL="0" distR="0" wp14:anchorId="552C367A" wp14:editId="1C32C6AE">
            <wp:extent cx="5274310" cy="3913198"/>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913198"/>
                    </a:xfrm>
                    <a:prstGeom prst="rect">
                      <a:avLst/>
                    </a:prstGeom>
                  </pic:spPr>
                </pic:pic>
              </a:graphicData>
            </a:graphic>
          </wp:inline>
        </w:drawing>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Fig. 5</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w:t>
      </w:r>
      <w:r w:rsidRPr="00441692">
        <w:rPr>
          <w:rFonts w:ascii="Arial" w:eastAsia="宋体" w:hAnsi="Arial" w:cs="Arial"/>
          <w:color w:val="333333"/>
          <w:kern w:val="0"/>
          <w:sz w:val="18"/>
          <w:szCs w:val="18"/>
        </w:rPr>
        <w:t>因为</w:t>
      </w:r>
      <w:r w:rsidRPr="00441692">
        <w:rPr>
          <w:rFonts w:ascii="Arial" w:eastAsia="宋体" w:hAnsi="Arial" w:cs="Arial"/>
          <w:color w:val="333333"/>
          <w:kern w:val="0"/>
          <w:sz w:val="18"/>
          <w:szCs w:val="18"/>
        </w:rPr>
        <w:t>Sparse Index</w:t>
      </w:r>
      <w:r w:rsidRPr="00441692">
        <w:rPr>
          <w:rFonts w:ascii="Arial" w:eastAsia="宋体" w:hAnsi="Arial" w:cs="Arial"/>
          <w:color w:val="333333"/>
          <w:kern w:val="0"/>
          <w:sz w:val="18"/>
          <w:szCs w:val="18"/>
        </w:rPr>
        <w:t>和</w:t>
      </w:r>
      <w:r w:rsidRPr="00441692">
        <w:rPr>
          <w:rFonts w:ascii="Arial" w:eastAsia="宋体" w:hAnsi="Arial" w:cs="Arial"/>
          <w:color w:val="333333"/>
          <w:kern w:val="0"/>
          <w:sz w:val="18"/>
          <w:szCs w:val="18"/>
        </w:rPr>
        <w:t>Dense Index</w:t>
      </w:r>
      <w:r w:rsidRPr="00441692">
        <w:rPr>
          <w:rFonts w:ascii="Arial" w:eastAsia="宋体" w:hAnsi="Arial" w:cs="Arial"/>
          <w:color w:val="333333"/>
          <w:kern w:val="0"/>
          <w:sz w:val="18"/>
          <w:szCs w:val="18"/>
        </w:rPr>
        <w:t>的存储结构是相同的，所以占用的空间也相同。大约需</w:t>
      </w:r>
      <w:r w:rsidRPr="00441692">
        <w:rPr>
          <w:rFonts w:ascii="Arial" w:eastAsia="宋体" w:hAnsi="Arial" w:cs="Arial"/>
          <w:color w:val="333333"/>
          <w:kern w:val="0"/>
          <w:sz w:val="18"/>
          <w:szCs w:val="18"/>
        </w:rPr>
        <w:br/>
        <w:t>  </w:t>
      </w:r>
      <w:r w:rsidRPr="00441692">
        <w:rPr>
          <w:rFonts w:ascii="Arial" w:eastAsia="宋体" w:hAnsi="Arial" w:cs="Arial"/>
          <w:color w:val="333333"/>
          <w:kern w:val="0"/>
          <w:sz w:val="18"/>
          <w:szCs w:val="18"/>
        </w:rPr>
        <w:t>要</w:t>
      </w:r>
      <w:r w:rsidRPr="00441692">
        <w:rPr>
          <w:rFonts w:ascii="Arial" w:eastAsia="宋体" w:hAnsi="Arial" w:cs="Arial"/>
          <w:color w:val="333333"/>
          <w:kern w:val="0"/>
          <w:sz w:val="18"/>
          <w:szCs w:val="18"/>
        </w:rPr>
        <w:t>10</w:t>
      </w:r>
      <w:r w:rsidRPr="00441692">
        <w:rPr>
          <w:rFonts w:ascii="Arial" w:eastAsia="宋体" w:hAnsi="Arial" w:cs="Arial"/>
          <w:color w:val="333333"/>
          <w:kern w:val="0"/>
          <w:sz w:val="18"/>
          <w:szCs w:val="18"/>
        </w:rPr>
        <w:t>个块来存储</w:t>
      </w:r>
      <w:r w:rsidRPr="00441692">
        <w:rPr>
          <w:rFonts w:ascii="Arial" w:eastAsia="宋体" w:hAnsi="Arial" w:cs="Arial"/>
          <w:color w:val="333333"/>
          <w:kern w:val="0"/>
          <w:sz w:val="18"/>
          <w:szCs w:val="18"/>
        </w:rPr>
        <w:t>10000</w:t>
      </w:r>
      <w:r w:rsidRPr="00441692">
        <w:rPr>
          <w:rFonts w:ascii="Arial" w:eastAsia="宋体" w:hAnsi="Arial" w:cs="Arial"/>
          <w:color w:val="333333"/>
          <w:kern w:val="0"/>
          <w:sz w:val="18"/>
          <w:szCs w:val="18"/>
        </w:rPr>
        <w:t>个</w:t>
      </w:r>
      <w:r w:rsidRPr="00441692">
        <w:rPr>
          <w:rFonts w:ascii="Arial" w:eastAsia="宋体" w:hAnsi="Arial" w:cs="Arial"/>
          <w:color w:val="333333"/>
          <w:kern w:val="0"/>
          <w:sz w:val="18"/>
          <w:szCs w:val="18"/>
        </w:rPr>
        <w:t>Dense Index</w:t>
      </w:r>
      <w:r w:rsidRPr="00441692">
        <w:rPr>
          <w:rFonts w:ascii="Arial" w:eastAsia="宋体" w:hAnsi="Arial" w:cs="Arial"/>
          <w:color w:val="333333"/>
          <w:kern w:val="0"/>
          <w:sz w:val="18"/>
          <w:szCs w:val="18"/>
        </w:rPr>
        <w:t>块的地址和首行键值。通过</w:t>
      </w:r>
      <w:r w:rsidRPr="00441692">
        <w:rPr>
          <w:rFonts w:ascii="Arial" w:eastAsia="宋体" w:hAnsi="Arial" w:cs="Arial"/>
          <w:color w:val="333333"/>
          <w:kern w:val="0"/>
          <w:sz w:val="18"/>
          <w:szCs w:val="18"/>
        </w:rPr>
        <w:t>Sparse</w:t>
      </w:r>
      <w:r w:rsidRPr="00441692">
        <w:rPr>
          <w:rFonts w:ascii="Arial" w:eastAsia="宋体" w:hAnsi="Arial" w:cs="Arial"/>
          <w:color w:val="333333"/>
          <w:kern w:val="0"/>
          <w:sz w:val="18"/>
          <w:szCs w:val="18"/>
        </w:rPr>
        <w:t>索引，仅需要读</w:t>
      </w:r>
      <w:r w:rsidRPr="00441692">
        <w:rPr>
          <w:rFonts w:ascii="Arial" w:eastAsia="宋体" w:hAnsi="Arial" w:cs="Arial"/>
          <w:color w:val="333333"/>
          <w:kern w:val="0"/>
          <w:sz w:val="18"/>
          <w:szCs w:val="18"/>
        </w:rPr>
        <w:br/>
        <w:t>  </w:t>
      </w:r>
      <w:r w:rsidRPr="00441692">
        <w:rPr>
          <w:rFonts w:ascii="Arial" w:eastAsia="宋体" w:hAnsi="Arial" w:cs="Arial"/>
          <w:color w:val="333333"/>
          <w:kern w:val="0"/>
          <w:sz w:val="18"/>
          <w:szCs w:val="18"/>
        </w:rPr>
        <w:t>取</w:t>
      </w:r>
      <w:r w:rsidRPr="00441692">
        <w:rPr>
          <w:rFonts w:ascii="Arial" w:eastAsia="宋体" w:hAnsi="Arial" w:cs="Arial"/>
          <w:color w:val="333333"/>
          <w:kern w:val="0"/>
          <w:sz w:val="18"/>
          <w:szCs w:val="18"/>
        </w:rPr>
        <w:t>10(Sparse</w:t>
      </w:r>
      <w:r w:rsidRPr="00441692">
        <w:rPr>
          <w:rFonts w:ascii="Arial" w:eastAsia="宋体" w:hAnsi="Arial" w:cs="Arial"/>
          <w:color w:val="333333"/>
          <w:kern w:val="0"/>
          <w:sz w:val="18"/>
          <w:szCs w:val="18"/>
        </w:rPr>
        <w:t>块</w:t>
      </w:r>
      <w:r w:rsidRPr="00441692">
        <w:rPr>
          <w:rFonts w:ascii="Arial" w:eastAsia="宋体" w:hAnsi="Arial" w:cs="Arial"/>
          <w:color w:val="333333"/>
          <w:kern w:val="0"/>
          <w:sz w:val="18"/>
          <w:szCs w:val="18"/>
        </w:rPr>
        <w:t>)+1(Dense</w:t>
      </w:r>
      <w:r w:rsidRPr="00441692">
        <w:rPr>
          <w:rFonts w:ascii="Arial" w:eastAsia="宋体" w:hAnsi="Arial" w:cs="Arial"/>
          <w:color w:val="333333"/>
          <w:kern w:val="0"/>
          <w:sz w:val="18"/>
          <w:szCs w:val="18"/>
        </w:rPr>
        <w:t>块</w:t>
      </w:r>
      <w:r w:rsidRPr="00441692">
        <w:rPr>
          <w:rFonts w:ascii="Arial" w:eastAsia="宋体" w:hAnsi="Arial" w:cs="Arial"/>
          <w:color w:val="333333"/>
          <w:kern w:val="0"/>
          <w:sz w:val="18"/>
          <w:szCs w:val="18"/>
        </w:rPr>
        <w:t>)+1(</w:t>
      </w:r>
      <w:r w:rsidRPr="00441692">
        <w:rPr>
          <w:rFonts w:ascii="Arial" w:eastAsia="宋体" w:hAnsi="Arial" w:cs="Arial"/>
          <w:color w:val="333333"/>
          <w:kern w:val="0"/>
          <w:sz w:val="18"/>
          <w:szCs w:val="18"/>
        </w:rPr>
        <w:t>数据块</w:t>
      </w:r>
      <w:r w:rsidRPr="00441692">
        <w:rPr>
          <w:rFonts w:ascii="Arial" w:eastAsia="宋体" w:hAnsi="Arial" w:cs="Arial"/>
          <w:color w:val="333333"/>
          <w:kern w:val="0"/>
          <w:sz w:val="18"/>
          <w:szCs w:val="18"/>
        </w:rPr>
        <w:t>)=12</w:t>
      </w:r>
      <w:r w:rsidRPr="00441692">
        <w:rPr>
          <w:rFonts w:ascii="Arial" w:eastAsia="宋体" w:hAnsi="Arial" w:cs="Arial"/>
          <w:color w:val="333333"/>
          <w:kern w:val="0"/>
          <w:sz w:val="18"/>
          <w:szCs w:val="18"/>
        </w:rPr>
        <w:t>个块</w:t>
      </w:r>
      <w:r w:rsidRPr="00441692">
        <w:rPr>
          <w:rFonts w:ascii="Arial" w:eastAsia="宋体" w:hAnsi="Arial" w:cs="Arial"/>
          <w:color w:val="333333"/>
          <w:kern w:val="0"/>
          <w:sz w:val="18"/>
          <w:szCs w:val="18"/>
        </w:rPr>
        <w:t>.</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xml:space="preserve">- </w:t>
      </w:r>
      <w:r w:rsidRPr="00441692">
        <w:rPr>
          <w:rFonts w:ascii="Arial" w:eastAsia="宋体" w:hAnsi="Arial" w:cs="Arial"/>
          <w:b/>
          <w:bCs/>
          <w:color w:val="000000"/>
          <w:kern w:val="0"/>
          <w:sz w:val="18"/>
          <w:szCs w:val="18"/>
        </w:rPr>
        <w:t>多层</w:t>
      </w:r>
      <w:r w:rsidRPr="00441692">
        <w:rPr>
          <w:rFonts w:ascii="Arial" w:eastAsia="宋体" w:hAnsi="Arial" w:cs="Arial"/>
          <w:b/>
          <w:bCs/>
          <w:color w:val="000000"/>
          <w:kern w:val="0"/>
          <w:sz w:val="18"/>
          <w:szCs w:val="18"/>
        </w:rPr>
        <w:t>Sparse Index</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w:t>
      </w:r>
      <w:r w:rsidRPr="00441692">
        <w:rPr>
          <w:rFonts w:ascii="Arial" w:eastAsia="宋体" w:hAnsi="Arial" w:cs="Arial"/>
          <w:color w:val="333333"/>
          <w:kern w:val="0"/>
          <w:sz w:val="18"/>
          <w:szCs w:val="18"/>
        </w:rPr>
        <w:t>因为</w:t>
      </w:r>
      <w:r w:rsidRPr="00441692">
        <w:rPr>
          <w:rFonts w:ascii="Arial" w:eastAsia="宋体" w:hAnsi="Arial" w:cs="Arial"/>
          <w:color w:val="333333"/>
          <w:kern w:val="0"/>
          <w:sz w:val="18"/>
          <w:szCs w:val="18"/>
        </w:rPr>
        <w:t>Sparse Index</w:t>
      </w:r>
      <w:r w:rsidRPr="00441692">
        <w:rPr>
          <w:rFonts w:ascii="Arial" w:eastAsia="宋体" w:hAnsi="Arial" w:cs="Arial"/>
          <w:color w:val="333333"/>
          <w:kern w:val="0"/>
          <w:sz w:val="18"/>
          <w:szCs w:val="18"/>
        </w:rPr>
        <w:t>本身是有序的，所以可以为</w:t>
      </w:r>
      <w:r w:rsidRPr="00441692">
        <w:rPr>
          <w:rFonts w:ascii="Arial" w:eastAsia="宋体" w:hAnsi="Arial" w:cs="Arial"/>
          <w:color w:val="333333"/>
          <w:kern w:val="0"/>
          <w:sz w:val="18"/>
          <w:szCs w:val="18"/>
        </w:rPr>
        <w:t>Sparse Index</w:t>
      </w:r>
      <w:r w:rsidRPr="00441692">
        <w:rPr>
          <w:rFonts w:ascii="Arial" w:eastAsia="宋体" w:hAnsi="Arial" w:cs="Arial"/>
          <w:color w:val="333333"/>
          <w:kern w:val="0"/>
          <w:sz w:val="18"/>
          <w:szCs w:val="18"/>
        </w:rPr>
        <w:t>再建</w:t>
      </w:r>
      <w:r w:rsidRPr="00441692">
        <w:rPr>
          <w:rFonts w:ascii="Arial" w:eastAsia="宋体" w:hAnsi="Arial" w:cs="Arial"/>
          <w:color w:val="333333"/>
          <w:kern w:val="0"/>
          <w:sz w:val="18"/>
          <w:szCs w:val="18"/>
        </w:rPr>
        <w:t>sparse Index</w:t>
      </w:r>
      <w:r w:rsidRPr="00441692">
        <w:rPr>
          <w:rFonts w:ascii="Arial" w:eastAsia="宋体" w:hAnsi="Arial" w:cs="Arial"/>
          <w:color w:val="333333"/>
          <w:kern w:val="0"/>
          <w:sz w:val="18"/>
          <w:szCs w:val="18"/>
        </w:rPr>
        <w:t>。通过</w:t>
      </w:r>
      <w:r w:rsidRPr="00441692">
        <w:rPr>
          <w:rFonts w:ascii="Arial" w:eastAsia="宋体" w:hAnsi="Arial" w:cs="Arial"/>
          <w:color w:val="333333"/>
          <w:kern w:val="0"/>
          <w:sz w:val="18"/>
          <w:szCs w:val="18"/>
        </w:rPr>
        <w:br/>
        <w:t>  </w:t>
      </w:r>
      <w:r w:rsidRPr="00441692">
        <w:rPr>
          <w:rFonts w:ascii="Arial" w:eastAsia="宋体" w:hAnsi="Arial" w:cs="Arial"/>
          <w:color w:val="333333"/>
          <w:kern w:val="0"/>
          <w:sz w:val="18"/>
          <w:szCs w:val="18"/>
        </w:rPr>
        <w:t>这个方法，一层一层的建立</w:t>
      </w:r>
      <w:r w:rsidRPr="00441692">
        <w:rPr>
          <w:rFonts w:ascii="Arial" w:eastAsia="宋体" w:hAnsi="Arial" w:cs="Arial"/>
          <w:color w:val="333333"/>
          <w:kern w:val="0"/>
          <w:sz w:val="18"/>
          <w:szCs w:val="18"/>
        </w:rPr>
        <w:t xml:space="preserve"> Sparse Indexes,</w:t>
      </w:r>
      <w:r w:rsidRPr="00441692">
        <w:rPr>
          <w:rFonts w:ascii="Arial" w:eastAsia="宋体" w:hAnsi="Arial" w:cs="Arial"/>
          <w:color w:val="333333"/>
          <w:kern w:val="0"/>
          <w:sz w:val="18"/>
          <w:szCs w:val="18"/>
        </w:rPr>
        <w:t>直到最上层的</w:t>
      </w:r>
      <w:r w:rsidRPr="00441692">
        <w:rPr>
          <w:rFonts w:ascii="Arial" w:eastAsia="宋体" w:hAnsi="Arial" w:cs="Arial"/>
          <w:color w:val="333333"/>
          <w:kern w:val="0"/>
          <w:sz w:val="18"/>
          <w:szCs w:val="18"/>
        </w:rPr>
        <w:t>Sparse Index</w:t>
      </w:r>
      <w:r w:rsidRPr="00441692">
        <w:rPr>
          <w:rFonts w:ascii="Arial" w:eastAsia="宋体" w:hAnsi="Arial" w:cs="Arial"/>
          <w:color w:val="333333"/>
          <w:kern w:val="0"/>
          <w:sz w:val="18"/>
          <w:szCs w:val="18"/>
        </w:rPr>
        <w:t>只占用一个块</w:t>
      </w:r>
      <w:r w:rsidRPr="00441692">
        <w:rPr>
          <w:rFonts w:ascii="Arial" w:eastAsia="宋体" w:hAnsi="Arial" w:cs="Arial"/>
          <w:color w:val="333333"/>
          <w:kern w:val="0"/>
          <w:sz w:val="18"/>
          <w:szCs w:val="18"/>
        </w:rPr>
        <w:br/>
        <w:t>  </w:t>
      </w:r>
      <w:r w:rsidRPr="00441692">
        <w:rPr>
          <w:rFonts w:ascii="Arial" w:eastAsia="宋体" w:hAnsi="Arial" w:cs="Arial"/>
          <w:color w:val="333333"/>
          <w:kern w:val="0"/>
          <w:sz w:val="18"/>
          <w:szCs w:val="18"/>
        </w:rPr>
        <w:t>为止</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如下图所示</w:t>
      </w:r>
      <w:r w:rsidRPr="00441692">
        <w:rPr>
          <w:rFonts w:ascii="Arial" w:eastAsia="宋体" w:hAnsi="Arial" w:cs="Arial"/>
          <w:color w:val="333333"/>
          <w:kern w:val="0"/>
          <w:sz w:val="18"/>
          <w:szCs w:val="18"/>
        </w:rPr>
        <w:t>.</w:t>
      </w:r>
    </w:p>
    <w:p w:rsidR="00441692" w:rsidRPr="00441692" w:rsidRDefault="00441692" w:rsidP="00441692">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mc:AlternateContent>
          <mc:Choice Requires="wps">
            <w:drawing>
              <wp:inline distT="0" distB="0" distL="0" distR="0">
                <wp:extent cx="304800" cy="304800"/>
                <wp:effectExtent l="0" t="0" r="0" b="0"/>
                <wp:docPr id="16" name="矩形 16" descr="http://img.my.csdn.net/uploads/201210/25/1351131235_123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6" o:spid="_x0000_s1026" alt="说明: http://img.my.csdn.net/uploads/201210/25/1351131235_1235.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AQtlCXwAgAA+wUAAA4A&#10;AAAAAAAAAAAAAAAALgIAAGRycy9lMm9Eb2MueG1sUEsBAi0AFAAGAAgAAAAhAEyg6SzYAAAAAwEA&#10;AA8AAAAAAAAAAAAAAAAASgUAAGRycy9kb3ducmV2LnhtbFBLBQYAAAAABAAEAPMAAABPBgAAAAA=&#10;" filled="f" stroked="f">
                <o:lock v:ext="edit" aspectratio="t"/>
                <w10:anchorlock/>
              </v:rect>
            </w:pict>
          </mc:Fallback>
        </mc:AlternateContent>
      </w:r>
      <w:r w:rsidRPr="00441692">
        <w:rPr>
          <w:rFonts w:ascii="Arial" w:eastAsia="宋体" w:hAnsi="Arial" w:cs="Arial"/>
          <w:color w:val="000000"/>
          <w:kern w:val="0"/>
          <w:szCs w:val="21"/>
        </w:rPr>
        <w:br/>
      </w:r>
      <w:r>
        <w:rPr>
          <w:noProof/>
        </w:rPr>
        <w:drawing>
          <wp:inline distT="0" distB="0" distL="0" distR="0" wp14:anchorId="435CE046" wp14:editId="5D14B3D2">
            <wp:extent cx="4038600" cy="2743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38600" cy="2743200"/>
                    </a:xfrm>
                    <a:prstGeom prst="rect">
                      <a:avLst/>
                    </a:prstGeom>
                  </pic:spPr>
                </pic:pic>
              </a:graphicData>
            </a:graphic>
          </wp:inline>
        </w:drawing>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Fig. 6</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A. </w:t>
      </w:r>
      <w:r w:rsidRPr="00441692">
        <w:rPr>
          <w:rFonts w:ascii="Arial" w:eastAsia="宋体" w:hAnsi="Arial" w:cs="Arial"/>
          <w:color w:val="333333"/>
          <w:kern w:val="0"/>
          <w:sz w:val="18"/>
          <w:szCs w:val="18"/>
        </w:rPr>
        <w:t>这个最上层的</w:t>
      </w:r>
      <w:r w:rsidRPr="00441692">
        <w:rPr>
          <w:rFonts w:ascii="Arial" w:eastAsia="宋体" w:hAnsi="Arial" w:cs="Arial"/>
          <w:color w:val="333333"/>
          <w:kern w:val="0"/>
          <w:sz w:val="18"/>
          <w:szCs w:val="18"/>
        </w:rPr>
        <w:t xml:space="preserve">Sparse </w:t>
      </w:r>
      <w:proofErr w:type="gramStart"/>
      <w:r w:rsidRPr="00441692">
        <w:rPr>
          <w:rFonts w:ascii="Arial" w:eastAsia="宋体" w:hAnsi="Arial" w:cs="Arial"/>
          <w:color w:val="333333"/>
          <w:kern w:val="0"/>
          <w:sz w:val="18"/>
          <w:szCs w:val="18"/>
        </w:rPr>
        <w:t>Index</w:t>
      </w:r>
      <w:r w:rsidRPr="00441692">
        <w:rPr>
          <w:rFonts w:ascii="Arial" w:eastAsia="宋体" w:hAnsi="Arial" w:cs="Arial"/>
          <w:color w:val="333333"/>
          <w:kern w:val="0"/>
          <w:sz w:val="18"/>
          <w:szCs w:val="18"/>
        </w:rPr>
        <w:t>称作整个索引树的根</w:t>
      </w:r>
      <w:r w:rsidRPr="00441692">
        <w:rPr>
          <w:rFonts w:ascii="Arial" w:eastAsia="宋体" w:hAnsi="Arial" w:cs="Arial"/>
          <w:color w:val="333333"/>
          <w:kern w:val="0"/>
          <w:sz w:val="18"/>
          <w:szCs w:val="18"/>
        </w:rPr>
        <w:t>(</w:t>
      </w:r>
      <w:proofErr w:type="gramEnd"/>
      <w:r w:rsidRPr="00441692">
        <w:rPr>
          <w:rFonts w:ascii="Arial" w:eastAsia="宋体" w:hAnsi="Arial" w:cs="Arial"/>
          <w:color w:val="333333"/>
          <w:kern w:val="0"/>
          <w:sz w:val="18"/>
          <w:szCs w:val="18"/>
        </w:rPr>
        <w:t>root).</w:t>
      </w:r>
      <w:r w:rsidRPr="00441692">
        <w:rPr>
          <w:rFonts w:ascii="Arial" w:eastAsia="宋体" w:hAnsi="Arial" w:cs="Arial"/>
          <w:color w:val="333333"/>
          <w:kern w:val="0"/>
          <w:sz w:val="18"/>
          <w:szCs w:val="18"/>
        </w:rPr>
        <w:br/>
        <w:t xml:space="preserve">  B. </w:t>
      </w:r>
      <w:r w:rsidRPr="00441692">
        <w:rPr>
          <w:rFonts w:ascii="Arial" w:eastAsia="宋体" w:hAnsi="Arial" w:cs="Arial"/>
          <w:color w:val="333333"/>
          <w:kern w:val="0"/>
          <w:sz w:val="18"/>
          <w:szCs w:val="18"/>
        </w:rPr>
        <w:t>每次进行定位操作时，都从根开始查找。</w:t>
      </w:r>
      <w:r w:rsidRPr="00441692">
        <w:rPr>
          <w:rFonts w:ascii="Arial" w:eastAsia="宋体" w:hAnsi="Arial" w:cs="Arial"/>
          <w:color w:val="333333"/>
          <w:kern w:val="0"/>
          <w:sz w:val="18"/>
          <w:szCs w:val="18"/>
        </w:rPr>
        <w:br/>
        <w:t xml:space="preserve">  C. </w:t>
      </w:r>
      <w:r w:rsidRPr="00441692">
        <w:rPr>
          <w:rFonts w:ascii="Arial" w:eastAsia="宋体" w:hAnsi="Arial" w:cs="Arial"/>
          <w:color w:val="333333"/>
          <w:kern w:val="0"/>
          <w:sz w:val="18"/>
          <w:szCs w:val="18"/>
        </w:rPr>
        <w:t>每层索引只需要读出一个块。</w:t>
      </w:r>
      <w:r w:rsidRPr="00441692">
        <w:rPr>
          <w:rFonts w:ascii="Arial" w:eastAsia="宋体" w:hAnsi="Arial" w:cs="Arial"/>
          <w:color w:val="333333"/>
          <w:kern w:val="0"/>
          <w:sz w:val="18"/>
          <w:szCs w:val="18"/>
        </w:rPr>
        <w:br/>
        <w:t xml:space="preserve">  D. </w:t>
      </w:r>
      <w:r w:rsidRPr="00441692">
        <w:rPr>
          <w:rFonts w:ascii="Arial" w:eastAsia="宋体" w:hAnsi="Arial" w:cs="Arial"/>
          <w:color w:val="333333"/>
          <w:kern w:val="0"/>
          <w:sz w:val="18"/>
          <w:szCs w:val="18"/>
        </w:rPr>
        <w:t>最底层的</w:t>
      </w:r>
      <w:r w:rsidRPr="00441692">
        <w:rPr>
          <w:rFonts w:ascii="Arial" w:eastAsia="宋体" w:hAnsi="Arial" w:cs="Arial"/>
          <w:color w:val="333333"/>
          <w:kern w:val="0"/>
          <w:sz w:val="18"/>
          <w:szCs w:val="18"/>
        </w:rPr>
        <w:t xml:space="preserve">Dense </w:t>
      </w:r>
      <w:proofErr w:type="gramStart"/>
      <w:r w:rsidRPr="00441692">
        <w:rPr>
          <w:rFonts w:ascii="Arial" w:eastAsia="宋体" w:hAnsi="Arial" w:cs="Arial"/>
          <w:color w:val="333333"/>
          <w:kern w:val="0"/>
          <w:sz w:val="18"/>
          <w:szCs w:val="18"/>
        </w:rPr>
        <w:t>Index</w:t>
      </w:r>
      <w:r w:rsidRPr="00441692">
        <w:rPr>
          <w:rFonts w:ascii="Arial" w:eastAsia="宋体" w:hAnsi="Arial" w:cs="Arial"/>
          <w:color w:val="333333"/>
          <w:kern w:val="0"/>
          <w:sz w:val="18"/>
          <w:szCs w:val="18"/>
        </w:rPr>
        <w:t>或数据称作叶子</w:t>
      </w:r>
      <w:r w:rsidRPr="00441692">
        <w:rPr>
          <w:rFonts w:ascii="Arial" w:eastAsia="宋体" w:hAnsi="Arial" w:cs="Arial"/>
          <w:color w:val="333333"/>
          <w:kern w:val="0"/>
          <w:sz w:val="18"/>
          <w:szCs w:val="18"/>
        </w:rPr>
        <w:t>(</w:t>
      </w:r>
      <w:proofErr w:type="gramEnd"/>
      <w:r w:rsidRPr="00441692">
        <w:rPr>
          <w:rFonts w:ascii="Arial" w:eastAsia="宋体" w:hAnsi="Arial" w:cs="Arial"/>
          <w:color w:val="333333"/>
          <w:kern w:val="0"/>
          <w:sz w:val="18"/>
          <w:szCs w:val="18"/>
        </w:rPr>
        <w:t>leaf).</w:t>
      </w:r>
      <w:r w:rsidRPr="00441692">
        <w:rPr>
          <w:rFonts w:ascii="Arial" w:eastAsia="宋体" w:hAnsi="Arial" w:cs="Arial"/>
          <w:color w:val="333333"/>
          <w:kern w:val="0"/>
          <w:sz w:val="18"/>
          <w:szCs w:val="18"/>
        </w:rPr>
        <w:br/>
        <w:t xml:space="preserve">  E. </w:t>
      </w:r>
      <w:r w:rsidRPr="00441692">
        <w:rPr>
          <w:rFonts w:ascii="Arial" w:eastAsia="宋体" w:hAnsi="Arial" w:cs="Arial"/>
          <w:color w:val="333333"/>
          <w:kern w:val="0"/>
          <w:sz w:val="18"/>
          <w:szCs w:val="18"/>
        </w:rPr>
        <w:t>每次查找都必须要搜索到叶子节点，才能定位到数据。</w:t>
      </w:r>
      <w:r w:rsidRPr="00441692">
        <w:rPr>
          <w:rFonts w:ascii="Arial" w:eastAsia="宋体" w:hAnsi="Arial" w:cs="Arial"/>
          <w:color w:val="333333"/>
          <w:kern w:val="0"/>
          <w:sz w:val="18"/>
          <w:szCs w:val="18"/>
        </w:rPr>
        <w:br/>
        <w:t xml:space="preserve">  F. </w:t>
      </w:r>
      <w:proofErr w:type="gramStart"/>
      <w:r w:rsidRPr="00441692">
        <w:rPr>
          <w:rFonts w:ascii="Arial" w:eastAsia="宋体" w:hAnsi="Arial" w:cs="Arial"/>
          <w:color w:val="333333"/>
          <w:kern w:val="0"/>
          <w:sz w:val="18"/>
          <w:szCs w:val="18"/>
        </w:rPr>
        <w:t>索引的层数称作索引树的高度</w:t>
      </w:r>
      <w:r w:rsidRPr="00441692">
        <w:rPr>
          <w:rFonts w:ascii="Arial" w:eastAsia="宋体" w:hAnsi="Arial" w:cs="Arial"/>
          <w:color w:val="333333"/>
          <w:kern w:val="0"/>
          <w:sz w:val="18"/>
          <w:szCs w:val="18"/>
        </w:rPr>
        <w:t>(</w:t>
      </w:r>
      <w:proofErr w:type="gramEnd"/>
      <w:r w:rsidRPr="00441692">
        <w:rPr>
          <w:rFonts w:ascii="Arial" w:eastAsia="宋体" w:hAnsi="Arial" w:cs="Arial"/>
          <w:color w:val="333333"/>
          <w:kern w:val="0"/>
          <w:sz w:val="18"/>
          <w:szCs w:val="18"/>
        </w:rPr>
        <w:t>height).</w:t>
      </w:r>
      <w:r w:rsidRPr="00441692">
        <w:rPr>
          <w:rFonts w:ascii="Arial" w:eastAsia="宋体" w:hAnsi="Arial" w:cs="Arial"/>
          <w:color w:val="333333"/>
          <w:kern w:val="0"/>
          <w:sz w:val="18"/>
          <w:szCs w:val="18"/>
        </w:rPr>
        <w:br/>
        <w:t xml:space="preserve">  G. </w:t>
      </w:r>
      <w:r w:rsidRPr="00441692">
        <w:rPr>
          <w:rFonts w:ascii="Arial" w:eastAsia="宋体" w:hAnsi="Arial" w:cs="Arial"/>
          <w:color w:val="333333"/>
          <w:kern w:val="0"/>
          <w:sz w:val="18"/>
          <w:szCs w:val="18"/>
        </w:rPr>
        <w:t>索引的</w:t>
      </w:r>
      <w:r w:rsidRPr="00441692">
        <w:rPr>
          <w:rFonts w:ascii="Arial" w:eastAsia="宋体" w:hAnsi="Arial" w:cs="Arial"/>
          <w:color w:val="333333"/>
          <w:kern w:val="0"/>
          <w:sz w:val="18"/>
          <w:szCs w:val="18"/>
        </w:rPr>
        <w:t>IO</w:t>
      </w:r>
      <w:r w:rsidRPr="00441692">
        <w:rPr>
          <w:rFonts w:ascii="Arial" w:eastAsia="宋体" w:hAnsi="Arial" w:cs="Arial"/>
          <w:color w:val="333333"/>
          <w:kern w:val="0"/>
          <w:sz w:val="18"/>
          <w:szCs w:val="18"/>
        </w:rPr>
        <w:t>性能和索引树的高度密切相关。索引树越高，磁盘</w:t>
      </w:r>
      <w:r w:rsidRPr="00441692">
        <w:rPr>
          <w:rFonts w:ascii="Arial" w:eastAsia="宋体" w:hAnsi="Arial" w:cs="Arial"/>
          <w:color w:val="333333"/>
          <w:kern w:val="0"/>
          <w:sz w:val="18"/>
          <w:szCs w:val="18"/>
        </w:rPr>
        <w:t>IO</w:t>
      </w:r>
      <w:r w:rsidRPr="00441692">
        <w:rPr>
          <w:rFonts w:ascii="Arial" w:eastAsia="宋体" w:hAnsi="Arial" w:cs="Arial"/>
          <w:color w:val="333333"/>
          <w:kern w:val="0"/>
          <w:sz w:val="18"/>
          <w:szCs w:val="18"/>
        </w:rPr>
        <w:t>越多。</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在我们的例子中的</w:t>
      </w:r>
      <w:r w:rsidRPr="00441692">
        <w:rPr>
          <w:rFonts w:ascii="Arial" w:eastAsia="宋体" w:hAnsi="Arial" w:cs="Arial"/>
          <w:color w:val="333333"/>
          <w:kern w:val="0"/>
          <w:sz w:val="18"/>
          <w:szCs w:val="18"/>
        </w:rPr>
        <w:t>Sparse Index</w:t>
      </w:r>
      <w:r w:rsidRPr="00441692">
        <w:rPr>
          <w:rFonts w:ascii="Arial" w:eastAsia="宋体" w:hAnsi="Arial" w:cs="Arial"/>
          <w:color w:val="333333"/>
          <w:kern w:val="0"/>
          <w:sz w:val="18"/>
          <w:szCs w:val="18"/>
        </w:rPr>
        <w:t>，只有</w:t>
      </w:r>
      <w:r w:rsidRPr="00441692">
        <w:rPr>
          <w:rFonts w:ascii="Arial" w:eastAsia="宋体" w:hAnsi="Arial" w:cs="Arial"/>
          <w:color w:val="333333"/>
          <w:kern w:val="0"/>
          <w:sz w:val="18"/>
          <w:szCs w:val="18"/>
        </w:rPr>
        <w:t>10</w:t>
      </w:r>
      <w:r w:rsidRPr="00441692">
        <w:rPr>
          <w:rFonts w:ascii="Arial" w:eastAsia="宋体" w:hAnsi="Arial" w:cs="Arial"/>
          <w:color w:val="333333"/>
          <w:kern w:val="0"/>
          <w:sz w:val="18"/>
          <w:szCs w:val="18"/>
        </w:rPr>
        <w:t>个块，因此我们只需要再建立一个</w:t>
      </w:r>
      <w:r w:rsidRPr="00441692">
        <w:rPr>
          <w:rFonts w:ascii="Arial" w:eastAsia="宋体" w:hAnsi="Arial" w:cs="Arial"/>
          <w:color w:val="333333"/>
          <w:kern w:val="0"/>
          <w:sz w:val="18"/>
          <w:szCs w:val="18"/>
        </w:rPr>
        <w:t>Sparse Index.</w:t>
      </w:r>
      <w:r w:rsidRPr="00441692">
        <w:rPr>
          <w:rFonts w:ascii="Arial" w:eastAsia="宋体" w:hAnsi="Arial" w:cs="Arial"/>
          <w:color w:val="333333"/>
          <w:kern w:val="0"/>
          <w:sz w:val="18"/>
          <w:szCs w:val="18"/>
        </w:rPr>
        <w:br/>
        <w:t xml:space="preserve">  </w:t>
      </w:r>
      <w:r w:rsidRPr="00441692">
        <w:rPr>
          <w:rFonts w:ascii="Arial" w:eastAsia="宋体" w:hAnsi="Arial" w:cs="Arial"/>
          <w:color w:val="333333"/>
          <w:kern w:val="0"/>
          <w:sz w:val="18"/>
          <w:szCs w:val="18"/>
        </w:rPr>
        <w:t>通过两层</w:t>
      </w:r>
      <w:r w:rsidRPr="00441692">
        <w:rPr>
          <w:rFonts w:ascii="Arial" w:eastAsia="宋体" w:hAnsi="Arial" w:cs="Arial"/>
          <w:color w:val="333333"/>
          <w:kern w:val="0"/>
          <w:sz w:val="18"/>
          <w:szCs w:val="18"/>
        </w:rPr>
        <w:t>Sparse Index</w:t>
      </w:r>
      <w:r w:rsidRPr="00441692">
        <w:rPr>
          <w:rFonts w:ascii="Arial" w:eastAsia="宋体" w:hAnsi="Arial" w:cs="Arial"/>
          <w:color w:val="333333"/>
          <w:kern w:val="0"/>
          <w:sz w:val="18"/>
          <w:szCs w:val="18"/>
        </w:rPr>
        <w:t>和一层</w:t>
      </w:r>
      <w:r w:rsidRPr="00441692">
        <w:rPr>
          <w:rFonts w:ascii="Arial" w:eastAsia="宋体" w:hAnsi="Arial" w:cs="Arial"/>
          <w:color w:val="333333"/>
          <w:kern w:val="0"/>
          <w:sz w:val="18"/>
          <w:szCs w:val="18"/>
        </w:rPr>
        <w:t>Dense Index</w:t>
      </w:r>
      <w:r w:rsidRPr="00441692">
        <w:rPr>
          <w:rFonts w:ascii="Arial" w:eastAsia="宋体" w:hAnsi="Arial" w:cs="Arial"/>
          <w:color w:val="333333"/>
          <w:kern w:val="0"/>
          <w:sz w:val="18"/>
          <w:szCs w:val="18"/>
        </w:rPr>
        <w:t>查找时，只需读取</w:t>
      </w:r>
      <w:r w:rsidRPr="00441692">
        <w:rPr>
          <w:rFonts w:ascii="Arial" w:eastAsia="宋体" w:hAnsi="Arial" w:cs="Arial"/>
          <w:color w:val="333333"/>
          <w:kern w:val="0"/>
          <w:sz w:val="18"/>
          <w:szCs w:val="18"/>
        </w:rPr>
        <w:t>1+1+1+1=4</w:t>
      </w:r>
      <w:r w:rsidRPr="00441692">
        <w:rPr>
          <w:rFonts w:ascii="Arial" w:eastAsia="宋体" w:hAnsi="Arial" w:cs="Arial"/>
          <w:color w:val="333333"/>
          <w:kern w:val="0"/>
          <w:sz w:val="18"/>
          <w:szCs w:val="18"/>
        </w:rPr>
        <w:t>个块。</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Dense Index</w:t>
      </w:r>
      <w:r w:rsidRPr="00441692">
        <w:rPr>
          <w:rFonts w:ascii="Arial" w:eastAsia="宋体" w:hAnsi="Arial" w:cs="Arial"/>
          <w:b/>
          <w:bCs/>
          <w:color w:val="000000"/>
          <w:kern w:val="0"/>
          <w:sz w:val="18"/>
          <w:szCs w:val="18"/>
        </w:rPr>
        <w:t>和</w:t>
      </w:r>
      <w:r w:rsidRPr="00441692">
        <w:rPr>
          <w:rFonts w:ascii="Arial" w:eastAsia="宋体" w:hAnsi="Arial" w:cs="Arial"/>
          <w:b/>
          <w:bCs/>
          <w:color w:val="000000"/>
          <w:kern w:val="0"/>
          <w:sz w:val="18"/>
          <w:szCs w:val="18"/>
        </w:rPr>
        <w:t>Sparse Index</w:t>
      </w:r>
      <w:r w:rsidRPr="00441692">
        <w:rPr>
          <w:rFonts w:ascii="Arial" w:eastAsia="宋体" w:hAnsi="Arial" w:cs="Arial"/>
          <w:b/>
          <w:bCs/>
          <w:color w:val="000000"/>
          <w:kern w:val="0"/>
          <w:sz w:val="18"/>
          <w:szCs w:val="18"/>
        </w:rPr>
        <w:t>的区别</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A. Dense Index</w:t>
      </w:r>
      <w:r w:rsidRPr="00441692">
        <w:rPr>
          <w:rFonts w:ascii="Arial" w:eastAsia="宋体" w:hAnsi="Arial" w:cs="Arial"/>
          <w:color w:val="333333"/>
          <w:kern w:val="0"/>
          <w:sz w:val="18"/>
          <w:szCs w:val="18"/>
        </w:rPr>
        <w:t>包含所有数据的键值，但是</w:t>
      </w:r>
      <w:r w:rsidRPr="00441692">
        <w:rPr>
          <w:rFonts w:ascii="Arial" w:eastAsia="宋体" w:hAnsi="Arial" w:cs="Arial"/>
          <w:color w:val="333333"/>
          <w:kern w:val="0"/>
          <w:sz w:val="18"/>
          <w:szCs w:val="18"/>
        </w:rPr>
        <w:t>Sparse Index</w:t>
      </w:r>
      <w:r w:rsidRPr="00441692">
        <w:rPr>
          <w:rFonts w:ascii="Arial" w:eastAsia="宋体" w:hAnsi="Arial" w:cs="Arial"/>
          <w:color w:val="333333"/>
          <w:kern w:val="0"/>
          <w:sz w:val="18"/>
          <w:szCs w:val="18"/>
        </w:rPr>
        <w:t>仅包含部分键值。</w:t>
      </w:r>
      <w:r w:rsidRPr="00441692">
        <w:rPr>
          <w:rFonts w:ascii="Arial" w:eastAsia="宋体" w:hAnsi="Arial" w:cs="Arial"/>
          <w:color w:val="333333"/>
          <w:kern w:val="0"/>
          <w:sz w:val="18"/>
          <w:szCs w:val="18"/>
        </w:rPr>
        <w:br/>
        <w:t>     Sparse Index</w:t>
      </w:r>
      <w:r w:rsidRPr="00441692">
        <w:rPr>
          <w:rFonts w:ascii="Arial" w:eastAsia="宋体" w:hAnsi="Arial" w:cs="Arial"/>
          <w:color w:val="333333"/>
          <w:kern w:val="0"/>
          <w:sz w:val="18"/>
          <w:szCs w:val="18"/>
        </w:rPr>
        <w:t>占用更少的磁盘空间。</w:t>
      </w:r>
      <w:r w:rsidRPr="00441692">
        <w:rPr>
          <w:rFonts w:ascii="Arial" w:eastAsia="宋体" w:hAnsi="Arial" w:cs="Arial"/>
          <w:color w:val="333333"/>
          <w:kern w:val="0"/>
          <w:sz w:val="18"/>
          <w:szCs w:val="18"/>
        </w:rPr>
        <w:br/>
        <w:t>  B. Dense Index</w:t>
      </w:r>
      <w:r w:rsidRPr="00441692">
        <w:rPr>
          <w:rFonts w:ascii="Arial" w:eastAsia="宋体" w:hAnsi="Arial" w:cs="Arial"/>
          <w:color w:val="333333"/>
          <w:kern w:val="0"/>
          <w:sz w:val="18"/>
          <w:szCs w:val="18"/>
        </w:rPr>
        <w:t>指向的数据可以是无序的，但是</w:t>
      </w:r>
      <w:r w:rsidRPr="00441692">
        <w:rPr>
          <w:rFonts w:ascii="Arial" w:eastAsia="宋体" w:hAnsi="Arial" w:cs="Arial"/>
          <w:color w:val="333333"/>
          <w:kern w:val="0"/>
          <w:sz w:val="18"/>
          <w:szCs w:val="18"/>
        </w:rPr>
        <w:t>Sparse Index</w:t>
      </w:r>
      <w:r w:rsidRPr="00441692">
        <w:rPr>
          <w:rFonts w:ascii="Arial" w:eastAsia="宋体" w:hAnsi="Arial" w:cs="Arial"/>
          <w:color w:val="333333"/>
          <w:kern w:val="0"/>
          <w:sz w:val="18"/>
          <w:szCs w:val="18"/>
        </w:rPr>
        <w:t>的数据必须是有序的。</w:t>
      </w:r>
      <w:r w:rsidRPr="00441692">
        <w:rPr>
          <w:rFonts w:ascii="Arial" w:eastAsia="宋体" w:hAnsi="Arial" w:cs="Arial"/>
          <w:color w:val="333333"/>
          <w:kern w:val="0"/>
          <w:sz w:val="18"/>
          <w:szCs w:val="18"/>
        </w:rPr>
        <w:br/>
        <w:t xml:space="preserve">  C. Sparse Index </w:t>
      </w:r>
      <w:r w:rsidRPr="00441692">
        <w:rPr>
          <w:rFonts w:ascii="Arial" w:eastAsia="宋体" w:hAnsi="Arial" w:cs="Arial"/>
          <w:color w:val="333333"/>
          <w:kern w:val="0"/>
          <w:sz w:val="18"/>
          <w:szCs w:val="18"/>
        </w:rPr>
        <w:t>可以用来做索引的索引，但是</w:t>
      </w:r>
      <w:r w:rsidRPr="00441692">
        <w:rPr>
          <w:rFonts w:ascii="Arial" w:eastAsia="宋体" w:hAnsi="Arial" w:cs="Arial"/>
          <w:color w:val="333333"/>
          <w:kern w:val="0"/>
          <w:sz w:val="18"/>
          <w:szCs w:val="18"/>
        </w:rPr>
        <w:t>Dense Index</w:t>
      </w:r>
      <w:r w:rsidRPr="00441692">
        <w:rPr>
          <w:rFonts w:ascii="Arial" w:eastAsia="宋体" w:hAnsi="Arial" w:cs="Arial"/>
          <w:color w:val="333333"/>
          <w:kern w:val="0"/>
          <w:sz w:val="18"/>
          <w:szCs w:val="18"/>
        </w:rPr>
        <w:t>不可以。</w:t>
      </w:r>
      <w:r w:rsidRPr="00441692">
        <w:rPr>
          <w:rFonts w:ascii="Arial" w:eastAsia="宋体" w:hAnsi="Arial" w:cs="Arial"/>
          <w:color w:val="333333"/>
          <w:kern w:val="0"/>
          <w:sz w:val="18"/>
          <w:szCs w:val="18"/>
        </w:rPr>
        <w:br/>
        <w:t xml:space="preserve">  D. </w:t>
      </w:r>
      <w:r w:rsidRPr="00441692">
        <w:rPr>
          <w:rFonts w:ascii="Arial" w:eastAsia="宋体" w:hAnsi="Arial" w:cs="Arial"/>
          <w:color w:val="333333"/>
          <w:kern w:val="0"/>
          <w:sz w:val="18"/>
          <w:szCs w:val="18"/>
        </w:rPr>
        <w:t>在数据是有序的时候，</w:t>
      </w:r>
      <w:r w:rsidRPr="00441692">
        <w:rPr>
          <w:rFonts w:ascii="Arial" w:eastAsia="宋体" w:hAnsi="Arial" w:cs="Arial"/>
          <w:color w:val="333333"/>
          <w:kern w:val="0"/>
          <w:sz w:val="18"/>
          <w:szCs w:val="18"/>
        </w:rPr>
        <w:t>Sparse Index</w:t>
      </w:r>
      <w:r w:rsidRPr="00441692">
        <w:rPr>
          <w:rFonts w:ascii="Arial" w:eastAsia="宋体" w:hAnsi="Arial" w:cs="Arial"/>
          <w:color w:val="333333"/>
          <w:kern w:val="0"/>
          <w:sz w:val="18"/>
          <w:szCs w:val="18"/>
        </w:rPr>
        <w:t>更有效。因此</w:t>
      </w:r>
      <w:r w:rsidRPr="00441692">
        <w:rPr>
          <w:rFonts w:ascii="Arial" w:eastAsia="宋体" w:hAnsi="Arial" w:cs="Arial"/>
          <w:color w:val="333333"/>
          <w:kern w:val="0"/>
          <w:sz w:val="18"/>
          <w:szCs w:val="18"/>
        </w:rPr>
        <w:t>Dense Index</w:t>
      </w:r>
      <w:r w:rsidRPr="00441692">
        <w:rPr>
          <w:rFonts w:ascii="Arial" w:eastAsia="宋体" w:hAnsi="Arial" w:cs="Arial"/>
          <w:color w:val="333333"/>
          <w:kern w:val="0"/>
          <w:sz w:val="18"/>
          <w:szCs w:val="18"/>
        </w:rPr>
        <w:t>仅用于无序的数据。</w:t>
      </w:r>
      <w:r w:rsidRPr="00441692">
        <w:rPr>
          <w:rFonts w:ascii="Arial" w:eastAsia="宋体" w:hAnsi="Arial" w:cs="Arial"/>
          <w:color w:val="333333"/>
          <w:kern w:val="0"/>
          <w:sz w:val="18"/>
          <w:szCs w:val="18"/>
        </w:rPr>
        <w:br/>
        <w:t xml:space="preserve">  E. </w:t>
      </w:r>
      <w:proofErr w:type="gramStart"/>
      <w:r w:rsidRPr="00441692">
        <w:rPr>
          <w:rFonts w:ascii="Arial" w:eastAsia="宋体" w:hAnsi="Arial" w:cs="Arial"/>
          <w:color w:val="333333"/>
          <w:kern w:val="0"/>
          <w:sz w:val="18"/>
          <w:szCs w:val="18"/>
        </w:rPr>
        <w:t>索引扫描</w:t>
      </w:r>
      <w:r w:rsidRPr="00441692">
        <w:rPr>
          <w:rFonts w:ascii="Arial" w:eastAsia="宋体" w:hAnsi="Arial" w:cs="Arial"/>
          <w:color w:val="333333"/>
          <w:kern w:val="0"/>
          <w:sz w:val="18"/>
          <w:szCs w:val="18"/>
        </w:rPr>
        <w:t>(</w:t>
      </w:r>
      <w:proofErr w:type="gramEnd"/>
      <w:r w:rsidRPr="00441692">
        <w:rPr>
          <w:rFonts w:ascii="Arial" w:eastAsia="宋体" w:hAnsi="Arial" w:cs="Arial"/>
          <w:color w:val="333333"/>
          <w:kern w:val="0"/>
          <w:sz w:val="18"/>
          <w:szCs w:val="18"/>
        </w:rPr>
        <w:t>Index Scan)</w:t>
      </w:r>
      <w:r w:rsidRPr="00441692">
        <w:rPr>
          <w:rFonts w:ascii="Arial" w:eastAsia="宋体" w:hAnsi="Arial" w:cs="Arial"/>
          <w:color w:val="333333"/>
          <w:kern w:val="0"/>
          <w:sz w:val="18"/>
          <w:szCs w:val="18"/>
        </w:rPr>
        <w:t>实际上是对</w:t>
      </w:r>
      <w:r w:rsidRPr="00441692">
        <w:rPr>
          <w:rFonts w:ascii="Arial" w:eastAsia="宋体" w:hAnsi="Arial" w:cs="Arial"/>
          <w:color w:val="333333"/>
          <w:kern w:val="0"/>
          <w:sz w:val="18"/>
          <w:szCs w:val="18"/>
        </w:rPr>
        <w:t>Dense Index</w:t>
      </w:r>
      <w:r w:rsidRPr="00441692">
        <w:rPr>
          <w:rFonts w:ascii="Arial" w:eastAsia="宋体" w:hAnsi="Arial" w:cs="Arial"/>
          <w:color w:val="333333"/>
          <w:kern w:val="0"/>
          <w:sz w:val="18"/>
          <w:szCs w:val="18"/>
        </w:rPr>
        <w:t>层进行遍历。</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xml:space="preserve">- </w:t>
      </w:r>
      <w:r w:rsidRPr="00441692">
        <w:rPr>
          <w:rFonts w:ascii="Arial" w:eastAsia="宋体" w:hAnsi="Arial" w:cs="Arial"/>
          <w:b/>
          <w:bCs/>
          <w:color w:val="000000"/>
          <w:kern w:val="0"/>
          <w:sz w:val="18"/>
          <w:szCs w:val="18"/>
        </w:rPr>
        <w:t>簇索引</w:t>
      </w:r>
      <w:r w:rsidRPr="00441692">
        <w:rPr>
          <w:rFonts w:ascii="Arial" w:eastAsia="宋体" w:hAnsi="Arial" w:cs="Arial"/>
          <w:b/>
          <w:bCs/>
          <w:color w:val="000000"/>
          <w:kern w:val="0"/>
          <w:sz w:val="18"/>
          <w:szCs w:val="18"/>
        </w:rPr>
        <w:t>(Clustered Index)</w:t>
      </w:r>
      <w:r w:rsidRPr="00441692">
        <w:rPr>
          <w:rFonts w:ascii="Arial" w:eastAsia="宋体" w:hAnsi="Arial" w:cs="Arial"/>
          <w:b/>
          <w:bCs/>
          <w:color w:val="000000"/>
          <w:kern w:val="0"/>
          <w:sz w:val="18"/>
          <w:szCs w:val="18"/>
        </w:rPr>
        <w:t>和辅助索引</w:t>
      </w:r>
      <w:r w:rsidRPr="00441692">
        <w:rPr>
          <w:rFonts w:ascii="Arial" w:eastAsia="宋体" w:hAnsi="Arial" w:cs="Arial"/>
          <w:b/>
          <w:bCs/>
          <w:color w:val="000000"/>
          <w:kern w:val="0"/>
          <w:sz w:val="18"/>
          <w:szCs w:val="18"/>
        </w:rPr>
        <w:t>(Secondary Index)</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w:t>
      </w:r>
      <w:r w:rsidRPr="00441692">
        <w:rPr>
          <w:rFonts w:ascii="Arial" w:eastAsia="宋体" w:hAnsi="Arial" w:cs="Arial"/>
          <w:color w:val="333333"/>
          <w:kern w:val="0"/>
          <w:sz w:val="18"/>
          <w:szCs w:val="18"/>
        </w:rPr>
        <w:t>如果数据本身是基于某个</w:t>
      </w:r>
      <w:r w:rsidRPr="00441692">
        <w:rPr>
          <w:rFonts w:ascii="Arial" w:eastAsia="宋体" w:hAnsi="Arial" w:cs="Arial"/>
          <w:color w:val="333333"/>
          <w:kern w:val="0"/>
          <w:sz w:val="18"/>
          <w:szCs w:val="18"/>
        </w:rPr>
        <w:t>Key</w:t>
      </w:r>
      <w:r w:rsidRPr="00441692">
        <w:rPr>
          <w:rFonts w:ascii="Arial" w:eastAsia="宋体" w:hAnsi="Arial" w:cs="Arial"/>
          <w:color w:val="333333"/>
          <w:kern w:val="0"/>
          <w:sz w:val="18"/>
          <w:szCs w:val="18"/>
        </w:rPr>
        <w:t>来排序的，那么可以直接在数据上建立</w:t>
      </w:r>
      <w:r w:rsidRPr="00441692">
        <w:rPr>
          <w:rFonts w:ascii="Arial" w:eastAsia="宋体" w:hAnsi="Arial" w:cs="Arial"/>
          <w:color w:val="333333"/>
          <w:kern w:val="0"/>
          <w:sz w:val="18"/>
          <w:szCs w:val="18"/>
        </w:rPr>
        <w:t>sparse</w:t>
      </w:r>
      <w:r w:rsidRPr="00441692">
        <w:rPr>
          <w:rFonts w:ascii="Arial" w:eastAsia="宋体" w:hAnsi="Arial" w:cs="Arial"/>
          <w:color w:val="333333"/>
          <w:kern w:val="0"/>
          <w:sz w:val="18"/>
          <w:szCs w:val="18"/>
        </w:rPr>
        <w:t>索引，</w:t>
      </w:r>
      <w:r w:rsidRPr="00441692">
        <w:rPr>
          <w:rFonts w:ascii="Arial" w:eastAsia="宋体" w:hAnsi="Arial" w:cs="Arial"/>
          <w:color w:val="333333"/>
          <w:kern w:val="0"/>
          <w:sz w:val="18"/>
          <w:szCs w:val="18"/>
        </w:rPr>
        <w:br/>
        <w:t>  </w:t>
      </w:r>
      <w:r w:rsidRPr="00441692">
        <w:rPr>
          <w:rFonts w:ascii="Arial" w:eastAsia="宋体" w:hAnsi="Arial" w:cs="Arial"/>
          <w:color w:val="333333"/>
          <w:kern w:val="0"/>
          <w:sz w:val="18"/>
          <w:szCs w:val="18"/>
        </w:rPr>
        <w:t>而不需要建立一个</w:t>
      </w:r>
      <w:r w:rsidRPr="00441692">
        <w:rPr>
          <w:rFonts w:ascii="Arial" w:eastAsia="宋体" w:hAnsi="Arial" w:cs="Arial"/>
          <w:color w:val="333333"/>
          <w:kern w:val="0"/>
          <w:sz w:val="18"/>
          <w:szCs w:val="18"/>
        </w:rPr>
        <w:t>dense</w:t>
      </w:r>
      <w:r w:rsidRPr="00441692">
        <w:rPr>
          <w:rFonts w:ascii="Arial" w:eastAsia="宋体" w:hAnsi="Arial" w:cs="Arial"/>
          <w:color w:val="333333"/>
          <w:kern w:val="0"/>
          <w:sz w:val="18"/>
          <w:szCs w:val="18"/>
        </w:rPr>
        <w:t>索引层</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可以认为数据就是</w:t>
      </w:r>
      <w:r w:rsidRPr="00441692">
        <w:rPr>
          <w:rFonts w:ascii="Arial" w:eastAsia="宋体" w:hAnsi="Arial" w:cs="Arial"/>
          <w:color w:val="333333"/>
          <w:kern w:val="0"/>
          <w:sz w:val="18"/>
          <w:szCs w:val="18"/>
        </w:rPr>
        <w:t>dense</w:t>
      </w:r>
      <w:r w:rsidRPr="00441692">
        <w:rPr>
          <w:rFonts w:ascii="Arial" w:eastAsia="宋体" w:hAnsi="Arial" w:cs="Arial"/>
          <w:color w:val="333333"/>
          <w:kern w:val="0"/>
          <w:sz w:val="18"/>
          <w:szCs w:val="18"/>
        </w:rPr>
        <w:t>索引层</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如下图所示：</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Pr>
          <w:rFonts w:ascii="Arial" w:eastAsia="宋体" w:hAnsi="Arial" w:cs="Arial"/>
          <w:noProof/>
          <w:color w:val="333333"/>
          <w:kern w:val="0"/>
          <w:sz w:val="18"/>
          <w:szCs w:val="18"/>
        </w:rPr>
        <w:lastRenderedPageBreak/>
        <mc:AlternateContent>
          <mc:Choice Requires="wps">
            <w:drawing>
              <wp:inline distT="0" distB="0" distL="0" distR="0">
                <wp:extent cx="304800" cy="304800"/>
                <wp:effectExtent l="0" t="0" r="0" b="0"/>
                <wp:docPr id="15" name="矩形 15" descr="http://img.my.csdn.net/uploads/201210/25/1351131273_851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5" o:spid="_x0000_s1026" alt="说明: http://img.my.csdn.net/uploads/201210/25/1351131273_8514.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ZGd18vICAAD7BQAA&#10;DgAAAAAAAAAAAAAAAAAuAgAAZHJzL2Uyb0RvYy54bWxQSwECLQAUAAYACAAAACEATKDpLNgAAAAD&#10;AQAADwAAAAAAAAAAAAAAAABMBQAAZHJzL2Rvd25yZXYueG1sUEsFBgAAAAAEAAQA8wAAAFEGAAAA&#10;AA==&#10;" filled="f" stroked="f">
                <o:lock v:ext="edit" aspectratio="t"/>
                <w10:anchorlock/>
              </v:rect>
            </w:pict>
          </mc:Fallback>
        </mc:AlternateContent>
      </w:r>
      <w:r>
        <w:rPr>
          <w:noProof/>
        </w:rPr>
        <w:drawing>
          <wp:inline distT="0" distB="0" distL="0" distR="0" wp14:anchorId="4636DE00" wp14:editId="1E7230FA">
            <wp:extent cx="4629150" cy="39338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29150" cy="3933825"/>
                    </a:xfrm>
                    <a:prstGeom prst="rect">
                      <a:avLst/>
                    </a:prstGeom>
                  </pic:spPr>
                </pic:pic>
              </a:graphicData>
            </a:graphic>
          </wp:inline>
        </w:drawing>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Fig. 7</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w:t>
      </w:r>
      <w:r w:rsidRPr="00441692">
        <w:rPr>
          <w:rFonts w:ascii="Arial" w:eastAsia="宋体" w:hAnsi="Arial" w:cs="Arial"/>
          <w:color w:val="333333"/>
          <w:kern w:val="0"/>
          <w:sz w:val="18"/>
          <w:szCs w:val="18"/>
        </w:rPr>
        <w:t>这个索引就是我们常说的</w:t>
      </w:r>
      <w:r w:rsidRPr="00441692">
        <w:rPr>
          <w:rFonts w:ascii="Arial" w:eastAsia="宋体" w:hAnsi="Arial" w:cs="Arial"/>
          <w:color w:val="333333"/>
          <w:kern w:val="0"/>
          <w:sz w:val="18"/>
          <w:szCs w:val="18"/>
        </w:rPr>
        <w:t>“</w:t>
      </w:r>
      <w:r w:rsidRPr="00441692">
        <w:rPr>
          <w:rFonts w:ascii="Arial" w:eastAsia="宋体" w:hAnsi="Arial" w:cs="Arial"/>
          <w:b/>
          <w:bCs/>
          <w:color w:val="0000FF"/>
          <w:kern w:val="0"/>
          <w:sz w:val="18"/>
          <w:szCs w:val="18"/>
        </w:rPr>
        <w:t>Clustered Index</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而用来排序数据的键叫做主键</w:t>
      </w:r>
      <w:r w:rsidRPr="00441692">
        <w:rPr>
          <w:rFonts w:ascii="Arial" w:eastAsia="宋体" w:hAnsi="Arial" w:cs="Arial"/>
          <w:b/>
          <w:bCs/>
          <w:color w:val="0000FF"/>
          <w:kern w:val="0"/>
          <w:sz w:val="18"/>
          <w:szCs w:val="18"/>
        </w:rPr>
        <w:t>Primary Key</w:t>
      </w:r>
      <w:r w:rsidRPr="00441692">
        <w:rPr>
          <w:rFonts w:ascii="Arial" w:eastAsia="宋体" w:hAnsi="Arial" w:cs="Arial"/>
          <w:color w:val="333333"/>
          <w:kern w:val="0"/>
          <w:sz w:val="18"/>
          <w:szCs w:val="18"/>
        </w:rPr>
        <w:t>.</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A. </w:t>
      </w:r>
      <w:r w:rsidRPr="00441692">
        <w:rPr>
          <w:rFonts w:ascii="Arial" w:eastAsia="宋体" w:hAnsi="Arial" w:cs="Arial"/>
          <w:color w:val="333333"/>
          <w:kern w:val="0"/>
          <w:sz w:val="18"/>
          <w:szCs w:val="18"/>
        </w:rPr>
        <w:t>一个表只能有一个</w:t>
      </w:r>
      <w:r w:rsidRPr="00441692">
        <w:rPr>
          <w:rFonts w:ascii="Arial" w:eastAsia="宋体" w:hAnsi="Arial" w:cs="Arial"/>
          <w:color w:val="333333"/>
          <w:kern w:val="0"/>
          <w:sz w:val="18"/>
          <w:szCs w:val="18"/>
        </w:rPr>
        <w:t>Clustered Index</w:t>
      </w:r>
      <w:proofErr w:type="gramStart"/>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因为数据只能根据一个键排序</w:t>
      </w:r>
      <w:proofErr w:type="gramEnd"/>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br/>
        <w:t xml:space="preserve">  B. </w:t>
      </w:r>
      <w:r w:rsidRPr="00441692">
        <w:rPr>
          <w:rFonts w:ascii="Arial" w:eastAsia="宋体" w:hAnsi="Arial" w:cs="Arial"/>
          <w:color w:val="333333"/>
          <w:kern w:val="0"/>
          <w:sz w:val="18"/>
          <w:szCs w:val="18"/>
        </w:rPr>
        <w:t>用其他的键来建立索引树时，必须要先建立一个</w:t>
      </w:r>
      <w:r w:rsidRPr="00441692">
        <w:rPr>
          <w:rFonts w:ascii="Arial" w:eastAsia="宋体" w:hAnsi="Arial" w:cs="Arial"/>
          <w:color w:val="333333"/>
          <w:kern w:val="0"/>
          <w:sz w:val="18"/>
          <w:szCs w:val="18"/>
        </w:rPr>
        <w:t>dense</w:t>
      </w:r>
      <w:r w:rsidRPr="00441692">
        <w:rPr>
          <w:rFonts w:ascii="Arial" w:eastAsia="宋体" w:hAnsi="Arial" w:cs="Arial"/>
          <w:color w:val="333333"/>
          <w:kern w:val="0"/>
          <w:sz w:val="18"/>
          <w:szCs w:val="18"/>
        </w:rPr>
        <w:t>索引层，在</w:t>
      </w:r>
      <w:r w:rsidRPr="00441692">
        <w:rPr>
          <w:rFonts w:ascii="Arial" w:eastAsia="宋体" w:hAnsi="Arial" w:cs="Arial"/>
          <w:color w:val="333333"/>
          <w:kern w:val="0"/>
          <w:sz w:val="18"/>
          <w:szCs w:val="18"/>
        </w:rPr>
        <w:t>dense</w:t>
      </w:r>
      <w:r w:rsidRPr="00441692">
        <w:rPr>
          <w:rFonts w:ascii="Arial" w:eastAsia="宋体" w:hAnsi="Arial" w:cs="Arial"/>
          <w:color w:val="333333"/>
          <w:kern w:val="0"/>
          <w:sz w:val="18"/>
          <w:szCs w:val="18"/>
        </w:rPr>
        <w:t>索引层上对此键的值</w:t>
      </w:r>
      <w:r w:rsidRPr="00441692">
        <w:rPr>
          <w:rFonts w:ascii="Arial" w:eastAsia="宋体" w:hAnsi="Arial" w:cs="Arial"/>
          <w:color w:val="333333"/>
          <w:kern w:val="0"/>
          <w:sz w:val="18"/>
          <w:szCs w:val="18"/>
        </w:rPr>
        <w:br/>
        <w:t>     </w:t>
      </w:r>
      <w:r w:rsidRPr="00441692">
        <w:rPr>
          <w:rFonts w:ascii="Arial" w:eastAsia="宋体" w:hAnsi="Arial" w:cs="Arial"/>
          <w:color w:val="333333"/>
          <w:kern w:val="0"/>
          <w:sz w:val="18"/>
          <w:szCs w:val="18"/>
        </w:rPr>
        <w:t>进行排序。这样的索引树称作</w:t>
      </w:r>
      <w:r w:rsidRPr="00441692">
        <w:rPr>
          <w:rFonts w:ascii="Arial" w:eastAsia="宋体" w:hAnsi="Arial" w:cs="Arial"/>
          <w:b/>
          <w:bCs/>
          <w:color w:val="0000FF"/>
          <w:kern w:val="0"/>
          <w:sz w:val="18"/>
          <w:szCs w:val="18"/>
        </w:rPr>
        <w:t>Secondary Index</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br/>
        <w:t xml:space="preserve">  </w:t>
      </w:r>
      <w:proofErr w:type="gramStart"/>
      <w:r w:rsidRPr="00441692">
        <w:rPr>
          <w:rFonts w:ascii="Arial" w:eastAsia="宋体" w:hAnsi="Arial" w:cs="Arial"/>
          <w:color w:val="333333"/>
          <w:kern w:val="0"/>
          <w:sz w:val="18"/>
          <w:szCs w:val="18"/>
        </w:rPr>
        <w:t xml:space="preserve">C. </w:t>
      </w:r>
      <w:r w:rsidRPr="00441692">
        <w:rPr>
          <w:rFonts w:ascii="Arial" w:eastAsia="宋体" w:hAnsi="Arial" w:cs="Arial"/>
          <w:color w:val="333333"/>
          <w:kern w:val="0"/>
          <w:sz w:val="18"/>
          <w:szCs w:val="18"/>
        </w:rPr>
        <w:t>一个表上可以有多个</w:t>
      </w:r>
      <w:r w:rsidRPr="00441692">
        <w:rPr>
          <w:rFonts w:ascii="Arial" w:eastAsia="宋体" w:hAnsi="Arial" w:cs="Arial"/>
          <w:color w:val="333333"/>
          <w:kern w:val="0"/>
          <w:sz w:val="18"/>
          <w:szCs w:val="18"/>
        </w:rPr>
        <w:t>Secondary Index.</w:t>
      </w:r>
      <w:proofErr w:type="gramEnd"/>
      <w:r w:rsidRPr="00441692">
        <w:rPr>
          <w:rFonts w:ascii="Arial" w:eastAsia="宋体" w:hAnsi="Arial" w:cs="Arial"/>
          <w:color w:val="333333"/>
          <w:kern w:val="0"/>
          <w:sz w:val="18"/>
          <w:szCs w:val="18"/>
        </w:rPr>
        <w:br/>
        <w:t xml:space="preserve">  D. </w:t>
      </w:r>
      <w:r w:rsidRPr="00441692">
        <w:rPr>
          <w:rFonts w:ascii="Arial" w:eastAsia="宋体" w:hAnsi="Arial" w:cs="Arial"/>
          <w:color w:val="333333"/>
          <w:kern w:val="0"/>
          <w:sz w:val="18"/>
          <w:szCs w:val="18"/>
        </w:rPr>
        <w:t>对簇索引进行遍历，实际上就是对数据进行遍历。因此</w:t>
      </w:r>
      <w:proofErr w:type="gramStart"/>
      <w:r w:rsidRPr="00441692">
        <w:rPr>
          <w:rFonts w:ascii="Arial" w:eastAsia="宋体" w:hAnsi="Arial" w:cs="Arial"/>
          <w:color w:val="333333"/>
          <w:kern w:val="0"/>
          <w:sz w:val="18"/>
          <w:szCs w:val="18"/>
        </w:rPr>
        <w:t>簇</w:t>
      </w:r>
      <w:proofErr w:type="gramEnd"/>
      <w:r w:rsidRPr="00441692">
        <w:rPr>
          <w:rFonts w:ascii="Arial" w:eastAsia="宋体" w:hAnsi="Arial" w:cs="Arial"/>
          <w:color w:val="333333"/>
          <w:kern w:val="0"/>
          <w:sz w:val="18"/>
          <w:szCs w:val="18"/>
        </w:rPr>
        <w:t>索引的遍历效率</w:t>
      </w:r>
      <w:proofErr w:type="gramStart"/>
      <w:r w:rsidRPr="00441692">
        <w:rPr>
          <w:rFonts w:ascii="Arial" w:eastAsia="宋体" w:hAnsi="Arial" w:cs="Arial"/>
          <w:color w:val="333333"/>
          <w:kern w:val="0"/>
          <w:sz w:val="18"/>
          <w:szCs w:val="18"/>
        </w:rPr>
        <w:t>比辅组</w:t>
      </w:r>
      <w:proofErr w:type="gramEnd"/>
      <w:r w:rsidRPr="00441692">
        <w:rPr>
          <w:rFonts w:ascii="Arial" w:eastAsia="宋体" w:hAnsi="Arial" w:cs="Arial"/>
          <w:color w:val="333333"/>
          <w:kern w:val="0"/>
          <w:sz w:val="18"/>
          <w:szCs w:val="18"/>
        </w:rPr>
        <w:t>索引低。</w:t>
      </w:r>
      <w:r w:rsidRPr="00441692">
        <w:rPr>
          <w:rFonts w:ascii="Arial" w:eastAsia="宋体" w:hAnsi="Arial" w:cs="Arial"/>
          <w:color w:val="333333"/>
          <w:kern w:val="0"/>
          <w:sz w:val="18"/>
          <w:szCs w:val="18"/>
        </w:rPr>
        <w:br/>
        <w:t>     </w:t>
      </w:r>
      <w:r w:rsidRPr="00441692">
        <w:rPr>
          <w:rFonts w:ascii="Arial" w:eastAsia="宋体" w:hAnsi="Arial" w:cs="Arial"/>
          <w:color w:val="333333"/>
          <w:kern w:val="0"/>
          <w:sz w:val="18"/>
          <w:szCs w:val="18"/>
        </w:rPr>
        <w:t>如</w:t>
      </w:r>
      <w:r w:rsidRPr="00441692">
        <w:rPr>
          <w:rFonts w:ascii="Arial" w:eastAsia="宋体" w:hAnsi="Arial" w:cs="Arial"/>
          <w:color w:val="333333"/>
          <w:kern w:val="0"/>
          <w:sz w:val="18"/>
          <w:szCs w:val="18"/>
        </w:rPr>
        <w:t xml:space="preserve">SELECT count(*) </w:t>
      </w:r>
      <w:r w:rsidRPr="00441692">
        <w:rPr>
          <w:rFonts w:ascii="Arial" w:eastAsia="宋体" w:hAnsi="Arial" w:cs="Arial"/>
          <w:color w:val="333333"/>
          <w:kern w:val="0"/>
          <w:sz w:val="18"/>
          <w:szCs w:val="18"/>
        </w:rPr>
        <w:t>操作，</w:t>
      </w:r>
      <w:proofErr w:type="gramStart"/>
      <w:r w:rsidRPr="00441692">
        <w:rPr>
          <w:rFonts w:ascii="Arial" w:eastAsia="宋体" w:hAnsi="Arial" w:cs="Arial"/>
          <w:color w:val="333333"/>
          <w:kern w:val="0"/>
          <w:sz w:val="18"/>
          <w:szCs w:val="18"/>
        </w:rPr>
        <w:t>使用辅组索引</w:t>
      </w:r>
      <w:proofErr w:type="gramEnd"/>
      <w:r w:rsidRPr="00441692">
        <w:rPr>
          <w:rFonts w:ascii="Arial" w:eastAsia="宋体" w:hAnsi="Arial" w:cs="Arial"/>
          <w:color w:val="333333"/>
          <w:kern w:val="0"/>
          <w:sz w:val="18"/>
          <w:szCs w:val="18"/>
        </w:rPr>
        <w:t>遍历的效率更高。</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xml:space="preserve">- </w:t>
      </w:r>
      <w:r w:rsidRPr="00441692">
        <w:rPr>
          <w:rFonts w:ascii="Arial" w:eastAsia="宋体" w:hAnsi="Arial" w:cs="Arial"/>
          <w:b/>
          <w:bCs/>
          <w:color w:val="000000"/>
          <w:kern w:val="0"/>
          <w:sz w:val="18"/>
          <w:szCs w:val="18"/>
        </w:rPr>
        <w:t>范围搜索</w:t>
      </w:r>
      <w:r w:rsidRPr="00441692">
        <w:rPr>
          <w:rFonts w:ascii="Arial" w:eastAsia="宋体" w:hAnsi="Arial" w:cs="Arial"/>
          <w:b/>
          <w:bCs/>
          <w:color w:val="000000"/>
          <w:kern w:val="0"/>
          <w:sz w:val="18"/>
          <w:szCs w:val="18"/>
        </w:rPr>
        <w:t>(Range Search)</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由于键值是有序的，因此可以进行范围查找。只需要将数据块、</w:t>
      </w:r>
      <w:r w:rsidRPr="00441692">
        <w:rPr>
          <w:rFonts w:ascii="Arial" w:eastAsia="宋体" w:hAnsi="Arial" w:cs="Arial"/>
          <w:color w:val="333333"/>
          <w:kern w:val="0"/>
          <w:sz w:val="18"/>
          <w:szCs w:val="18"/>
        </w:rPr>
        <w:t>Dense Index</w:t>
      </w:r>
      <w:proofErr w:type="gramStart"/>
      <w:r w:rsidRPr="00441692">
        <w:rPr>
          <w:rFonts w:ascii="Arial" w:eastAsia="宋体" w:hAnsi="Arial" w:cs="Arial"/>
          <w:color w:val="333333"/>
          <w:kern w:val="0"/>
          <w:sz w:val="18"/>
          <w:szCs w:val="18"/>
        </w:rPr>
        <w:t>块分别</w:t>
      </w:r>
      <w:proofErr w:type="gramEnd"/>
      <w:r w:rsidRPr="00441692">
        <w:rPr>
          <w:rFonts w:ascii="Arial" w:eastAsia="宋体" w:hAnsi="Arial" w:cs="Arial"/>
          <w:color w:val="333333"/>
          <w:kern w:val="0"/>
          <w:sz w:val="18"/>
          <w:szCs w:val="18"/>
        </w:rPr>
        <w:t>以双向链表</w:t>
      </w:r>
      <w:r w:rsidRPr="00441692">
        <w:rPr>
          <w:rFonts w:ascii="Arial" w:eastAsia="宋体" w:hAnsi="Arial" w:cs="Arial"/>
          <w:color w:val="333333"/>
          <w:kern w:val="0"/>
          <w:sz w:val="18"/>
          <w:szCs w:val="18"/>
        </w:rPr>
        <w:br/>
        <w:t xml:space="preserve">  </w:t>
      </w:r>
      <w:r w:rsidRPr="00441692">
        <w:rPr>
          <w:rFonts w:ascii="Arial" w:eastAsia="宋体" w:hAnsi="Arial" w:cs="Arial"/>
          <w:color w:val="333333"/>
          <w:kern w:val="0"/>
          <w:sz w:val="18"/>
          <w:szCs w:val="18"/>
        </w:rPr>
        <w:t>的方式进行连接，</w:t>
      </w: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就可以实现高效的范围查找。如下图所示：</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Pr>
          <w:rFonts w:ascii="Arial" w:eastAsia="宋体" w:hAnsi="Arial" w:cs="Arial"/>
          <w:noProof/>
          <w:color w:val="333333"/>
          <w:kern w:val="0"/>
          <w:sz w:val="18"/>
          <w:szCs w:val="18"/>
        </w:rPr>
        <w:lastRenderedPageBreak/>
        <mc:AlternateContent>
          <mc:Choice Requires="wps">
            <w:drawing>
              <wp:inline distT="0" distB="0" distL="0" distR="0">
                <wp:extent cx="304800" cy="304800"/>
                <wp:effectExtent l="0" t="0" r="0" b="0"/>
                <wp:docPr id="14" name="矩形 14" descr="http://img.my.csdn.net/uploads/201210/25/1351131308_757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4" o:spid="_x0000_s1026" alt="说明: http://img.my.csdn.net/uploads/201210/25/1351131308_757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ztBcbPICAAD7BQAA&#10;DgAAAAAAAAAAAAAAAAAuAgAAZHJzL2Uyb0RvYy54bWxQSwECLQAUAAYACAAAACEATKDpLNgAAAAD&#10;AQAADwAAAAAAAAAAAAAAAABMBQAAZHJzL2Rvd25yZXYueG1sUEsFBgAAAAAEAAQA8wAAAFEGAAAA&#10;AA==&#10;" filled="f" stroked="f">
                <o:lock v:ext="edit" aspectratio="t"/>
                <w10:anchorlock/>
              </v:rect>
            </w:pict>
          </mc:Fallback>
        </mc:AlternateContent>
      </w:r>
      <w:r>
        <w:rPr>
          <w:noProof/>
        </w:rPr>
        <w:drawing>
          <wp:inline distT="0" distB="0" distL="0" distR="0" wp14:anchorId="12FB63EF" wp14:editId="51359586">
            <wp:extent cx="4476750" cy="38671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76750" cy="3867150"/>
                    </a:xfrm>
                    <a:prstGeom prst="rect">
                      <a:avLst/>
                    </a:prstGeom>
                  </pic:spPr>
                </pic:pic>
              </a:graphicData>
            </a:graphic>
          </wp:inline>
        </w:drawing>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Fig. 8</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范围查找的过程：</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A. </w:t>
      </w:r>
      <w:r w:rsidRPr="00441692">
        <w:rPr>
          <w:rFonts w:ascii="Arial" w:eastAsia="宋体" w:hAnsi="Arial" w:cs="Arial"/>
          <w:color w:val="333333"/>
          <w:kern w:val="0"/>
          <w:sz w:val="18"/>
          <w:szCs w:val="18"/>
        </w:rPr>
        <w:t>选择一个合适的边界值，定位该值数据所在的块</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B. </w:t>
      </w:r>
      <w:r w:rsidRPr="00441692">
        <w:rPr>
          <w:rFonts w:ascii="Arial" w:eastAsia="宋体" w:hAnsi="Arial" w:cs="Arial"/>
          <w:color w:val="333333"/>
          <w:kern w:val="0"/>
          <w:sz w:val="18"/>
          <w:szCs w:val="18"/>
        </w:rPr>
        <w:t>然后选择合适的方向，在数据块（或</w:t>
      </w:r>
      <w:r w:rsidRPr="00441692">
        <w:rPr>
          <w:rFonts w:ascii="Arial" w:eastAsia="宋体" w:hAnsi="Arial" w:cs="Arial"/>
          <w:color w:val="333333"/>
          <w:kern w:val="0"/>
          <w:sz w:val="18"/>
          <w:szCs w:val="18"/>
        </w:rPr>
        <w:t>Dense Index</w:t>
      </w:r>
      <w:r w:rsidRPr="00441692">
        <w:rPr>
          <w:rFonts w:ascii="Arial" w:eastAsia="宋体" w:hAnsi="Arial" w:cs="Arial"/>
          <w:color w:val="333333"/>
          <w:kern w:val="0"/>
          <w:sz w:val="18"/>
          <w:szCs w:val="18"/>
        </w:rPr>
        <w:t>块）链中进行遍历。</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C. </w:t>
      </w:r>
      <w:r w:rsidRPr="00441692">
        <w:rPr>
          <w:rFonts w:ascii="Arial" w:eastAsia="宋体" w:hAnsi="Arial" w:cs="Arial"/>
          <w:color w:val="333333"/>
          <w:kern w:val="0"/>
          <w:sz w:val="18"/>
          <w:szCs w:val="18"/>
        </w:rPr>
        <w:t>直到数据不满足另一个边界值，结束范围查找。</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i/>
          <w:iCs/>
          <w:color w:val="800000"/>
          <w:kern w:val="0"/>
          <w:sz w:val="18"/>
          <w:szCs w:val="18"/>
        </w:rPr>
        <w:t>是不是看着这个索引树很眼熟？换个角度看看这个图吧！</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Pr>
          <w:rFonts w:ascii="Arial" w:eastAsia="宋体" w:hAnsi="Arial" w:cs="Arial"/>
          <w:noProof/>
          <w:color w:val="333333"/>
          <w:kern w:val="0"/>
          <w:sz w:val="18"/>
          <w:szCs w:val="18"/>
        </w:rPr>
        <w:lastRenderedPageBreak/>
        <mc:AlternateContent>
          <mc:Choice Requires="wps">
            <w:drawing>
              <wp:inline distT="0" distB="0" distL="0" distR="0">
                <wp:extent cx="304800" cy="304800"/>
                <wp:effectExtent l="0" t="0" r="0" b="0"/>
                <wp:docPr id="13" name="矩形 13" descr="http://img.my.csdn.net/uploads/201210/25/1351131336_353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3" o:spid="_x0000_s1026" alt="说明: http://img.my.csdn.net/uploads/201210/25/1351131336_3535.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6BrHn8QIAAPsFAAAO&#10;AAAAAAAAAAAAAAAAAC4CAABkcnMvZTJvRG9jLnhtbFBLAQItABQABgAIAAAAIQBMoOks2AAAAAMB&#10;AAAPAAAAAAAAAAAAAAAAAEsFAABkcnMvZG93bnJldi54bWxQSwUGAAAAAAQABADzAAAAUAYAAAAA&#10;" filled="f" stroked="f">
                <o:lock v:ext="edit" aspectratio="t"/>
                <w10:anchorlock/>
              </v:rect>
            </w:pict>
          </mc:Fallback>
        </mc:AlternateContent>
      </w:r>
      <w:r>
        <w:rPr>
          <w:noProof/>
        </w:rPr>
        <w:drawing>
          <wp:inline distT="0" distB="0" distL="0" distR="0" wp14:anchorId="49A066B6" wp14:editId="2991209F">
            <wp:extent cx="3829050" cy="46672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29050" cy="4667250"/>
                    </a:xfrm>
                    <a:prstGeom prst="rect">
                      <a:avLst/>
                    </a:prstGeom>
                  </pic:spPr>
                </pic:pic>
              </a:graphicData>
            </a:graphic>
          </wp:inline>
        </w:drawing>
      </w:r>
    </w:p>
    <w:p w:rsidR="00441692" w:rsidRPr="00441692" w:rsidRDefault="00441692" w:rsidP="00441692">
      <w:pPr>
        <w:widowControl/>
        <w:shd w:val="clear" w:color="auto" w:fill="F4F4F4"/>
        <w:spacing w:line="180" w:lineRule="atLeast"/>
        <w:jc w:val="center"/>
        <w:rPr>
          <w:rFonts w:ascii="Arial" w:eastAsia="宋体" w:hAnsi="Arial" w:cs="Arial"/>
          <w:color w:val="333333"/>
          <w:kern w:val="0"/>
          <w:sz w:val="17"/>
          <w:szCs w:val="17"/>
        </w:rPr>
      </w:pPr>
      <w:r w:rsidRPr="00441692">
        <w:rPr>
          <w:rFonts w:ascii="Arial" w:eastAsia="宋体" w:hAnsi="Arial" w:cs="Arial"/>
          <w:color w:val="333333"/>
          <w:kern w:val="0"/>
          <w:sz w:val="17"/>
          <w:szCs w:val="17"/>
        </w:rPr>
        <w:t>    Fig. 9</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这分明就是传说中的</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xml:space="preserve">- </w:t>
      </w:r>
      <w:r w:rsidRPr="00441692">
        <w:rPr>
          <w:rFonts w:ascii="Arial" w:eastAsia="宋体" w:hAnsi="Arial" w:cs="Arial"/>
          <w:b/>
          <w:bCs/>
          <w:color w:val="000000"/>
          <w:kern w:val="0"/>
          <w:sz w:val="18"/>
          <w:szCs w:val="18"/>
        </w:rPr>
        <w:t>索引上的操作</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A. </w:t>
      </w:r>
      <w:r w:rsidRPr="00441692">
        <w:rPr>
          <w:rFonts w:ascii="Arial" w:eastAsia="宋体" w:hAnsi="Arial" w:cs="Arial"/>
          <w:color w:val="333333"/>
          <w:kern w:val="0"/>
          <w:sz w:val="18"/>
          <w:szCs w:val="18"/>
        </w:rPr>
        <w:t>插入键值</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B. </w:t>
      </w:r>
      <w:r w:rsidRPr="00441692">
        <w:rPr>
          <w:rFonts w:ascii="Arial" w:eastAsia="宋体" w:hAnsi="Arial" w:cs="Arial"/>
          <w:color w:val="333333"/>
          <w:kern w:val="0"/>
          <w:sz w:val="18"/>
          <w:szCs w:val="18"/>
        </w:rPr>
        <w:t>删除键值</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C. </w:t>
      </w:r>
      <w:r w:rsidRPr="00441692">
        <w:rPr>
          <w:rFonts w:ascii="Arial" w:eastAsia="宋体" w:hAnsi="Arial" w:cs="Arial"/>
          <w:color w:val="333333"/>
          <w:kern w:val="0"/>
          <w:sz w:val="18"/>
          <w:szCs w:val="18"/>
        </w:rPr>
        <w:t>分裂一个节点</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D. </w:t>
      </w:r>
      <w:r w:rsidRPr="00441692">
        <w:rPr>
          <w:rFonts w:ascii="Arial" w:eastAsia="宋体" w:hAnsi="Arial" w:cs="Arial"/>
          <w:color w:val="333333"/>
          <w:kern w:val="0"/>
          <w:sz w:val="18"/>
          <w:szCs w:val="18"/>
        </w:rPr>
        <w:t>合并两个节点</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这些操作在教科书上都有介绍，这里就不介绍了。</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先写到这吧，实在写不动了，想明白容易，写明白就难了。下一篇里，打算谈谈标准</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的几个问题，以及在</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实现过程中，</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的一些变形。</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教科书上的</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是一个简化了的，方便于研究和教学的</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。然而在数据库实现时，为了</w:t>
      </w:r>
      <w:r w:rsidRPr="00441692">
        <w:rPr>
          <w:rFonts w:ascii="Arial" w:eastAsia="宋体" w:hAnsi="Arial" w:cs="Arial"/>
          <w:color w:val="333333"/>
          <w:kern w:val="0"/>
          <w:sz w:val="18"/>
          <w:szCs w:val="18"/>
        </w:rPr>
        <w:br/>
      </w:r>
      <w:r w:rsidRPr="00441692">
        <w:rPr>
          <w:rFonts w:ascii="Arial" w:eastAsia="宋体" w:hAnsi="Arial" w:cs="Arial"/>
          <w:color w:val="333333"/>
          <w:kern w:val="0"/>
          <w:sz w:val="18"/>
          <w:szCs w:val="18"/>
        </w:rPr>
        <w:t>更好的性能或者降低实现的难度，都会在细节上进行一定的变化。下面以</w:t>
      </w:r>
      <w:proofErr w:type="spellStart"/>
      <w:r w:rsidRPr="00441692">
        <w:rPr>
          <w:rFonts w:ascii="Arial" w:eastAsia="宋体" w:hAnsi="Arial" w:cs="Arial"/>
          <w:color w:val="333333"/>
          <w:kern w:val="0"/>
          <w:sz w:val="18"/>
          <w:szCs w:val="18"/>
        </w:rPr>
        <w:t>InnoDB</w:t>
      </w:r>
      <w:proofErr w:type="spellEnd"/>
      <w:r w:rsidRPr="00441692">
        <w:rPr>
          <w:rFonts w:ascii="Arial" w:eastAsia="宋体" w:hAnsi="Arial" w:cs="Arial"/>
          <w:color w:val="333333"/>
          <w:kern w:val="0"/>
          <w:sz w:val="18"/>
          <w:szCs w:val="18"/>
        </w:rPr>
        <w:t>为例，来说</w:t>
      </w:r>
      <w:proofErr w:type="gramStart"/>
      <w:r w:rsidRPr="00441692">
        <w:rPr>
          <w:rFonts w:ascii="Arial" w:eastAsia="宋体" w:hAnsi="Arial" w:cs="Arial"/>
          <w:color w:val="333333"/>
          <w:kern w:val="0"/>
          <w:sz w:val="18"/>
          <w:szCs w:val="18"/>
        </w:rPr>
        <w:t>说</w:t>
      </w:r>
      <w:proofErr w:type="gramEnd"/>
      <w:r w:rsidRPr="00441692">
        <w:rPr>
          <w:rFonts w:ascii="Arial" w:eastAsia="宋体" w:hAnsi="Arial" w:cs="Arial"/>
          <w:color w:val="333333"/>
          <w:kern w:val="0"/>
          <w:sz w:val="18"/>
          <w:szCs w:val="18"/>
        </w:rPr>
        <w:br/>
      </w:r>
      <w:r w:rsidRPr="00441692">
        <w:rPr>
          <w:rFonts w:ascii="Arial" w:eastAsia="宋体" w:hAnsi="Arial" w:cs="Arial"/>
          <w:color w:val="333333"/>
          <w:kern w:val="0"/>
          <w:sz w:val="18"/>
          <w:szCs w:val="18"/>
        </w:rPr>
        <w:t>这些变化。</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04 - Sparse Index</w:t>
      </w:r>
      <w:r w:rsidRPr="00441692">
        <w:rPr>
          <w:rFonts w:ascii="Arial" w:eastAsia="宋体" w:hAnsi="Arial" w:cs="Arial"/>
          <w:b/>
          <w:bCs/>
          <w:color w:val="000000"/>
          <w:kern w:val="0"/>
          <w:sz w:val="18"/>
          <w:szCs w:val="18"/>
        </w:rPr>
        <w:t>中的数据指针</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在</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由浅入深理解索引的实现</w:t>
      </w:r>
      <w:r w:rsidRPr="00441692">
        <w:rPr>
          <w:rFonts w:ascii="Arial" w:eastAsia="宋体" w:hAnsi="Arial" w:cs="Arial"/>
          <w:color w:val="333333"/>
          <w:kern w:val="0"/>
          <w:sz w:val="18"/>
          <w:szCs w:val="18"/>
        </w:rPr>
        <w:t>(1)”</w:t>
      </w:r>
      <w:r w:rsidRPr="00441692">
        <w:rPr>
          <w:rFonts w:ascii="Arial" w:eastAsia="宋体" w:hAnsi="Arial" w:cs="Arial"/>
          <w:color w:val="333333"/>
          <w:kern w:val="0"/>
          <w:sz w:val="18"/>
          <w:szCs w:val="18"/>
        </w:rPr>
        <w:t>中提到，</w:t>
      </w:r>
      <w:r w:rsidRPr="00441692">
        <w:rPr>
          <w:rFonts w:ascii="Arial" w:eastAsia="宋体" w:hAnsi="Arial" w:cs="Arial"/>
          <w:color w:val="333333"/>
          <w:kern w:val="0"/>
          <w:sz w:val="18"/>
          <w:szCs w:val="18"/>
        </w:rPr>
        <w:t>Sparse Index</w:t>
      </w:r>
      <w:r w:rsidRPr="00441692">
        <w:rPr>
          <w:rFonts w:ascii="Arial" w:eastAsia="宋体" w:hAnsi="Arial" w:cs="Arial"/>
          <w:color w:val="333333"/>
          <w:kern w:val="0"/>
          <w:sz w:val="18"/>
          <w:szCs w:val="18"/>
        </w:rPr>
        <w:t>中的每个键值都有一个指针指向</w:t>
      </w:r>
      <w:r w:rsidRPr="00441692">
        <w:rPr>
          <w:rFonts w:ascii="Arial" w:eastAsia="宋体" w:hAnsi="Arial" w:cs="Arial"/>
          <w:color w:val="333333"/>
          <w:kern w:val="0"/>
          <w:sz w:val="18"/>
          <w:szCs w:val="18"/>
        </w:rPr>
        <w:br/>
        <w:t xml:space="preserve">  </w:t>
      </w:r>
      <w:r w:rsidRPr="00441692">
        <w:rPr>
          <w:rFonts w:ascii="Arial" w:eastAsia="宋体" w:hAnsi="Arial" w:cs="Arial"/>
          <w:color w:val="333333"/>
          <w:kern w:val="0"/>
          <w:sz w:val="18"/>
          <w:szCs w:val="18"/>
        </w:rPr>
        <w:t>所在的数据页。这样每个</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都有指针指向数据页。如图</w:t>
      </w:r>
      <w:r w:rsidRPr="00441692">
        <w:rPr>
          <w:rFonts w:ascii="Arial" w:eastAsia="宋体" w:hAnsi="Arial" w:cs="Arial"/>
          <w:color w:val="333333"/>
          <w:kern w:val="0"/>
          <w:sz w:val="18"/>
          <w:szCs w:val="18"/>
        </w:rPr>
        <w:t>Fig.10</w:t>
      </w:r>
      <w:r w:rsidRPr="00441692">
        <w:rPr>
          <w:rFonts w:ascii="Arial" w:eastAsia="宋体" w:hAnsi="Arial" w:cs="Arial"/>
          <w:color w:val="333333"/>
          <w:kern w:val="0"/>
          <w:sz w:val="18"/>
          <w:szCs w:val="18"/>
        </w:rPr>
        <w:t>所示：</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Pr>
          <w:rFonts w:ascii="Arial" w:eastAsia="宋体" w:hAnsi="Arial" w:cs="Arial"/>
          <w:noProof/>
          <w:color w:val="333333"/>
          <w:kern w:val="0"/>
          <w:sz w:val="18"/>
          <w:szCs w:val="18"/>
        </w:rPr>
        <w:lastRenderedPageBreak/>
        <mc:AlternateContent>
          <mc:Choice Requires="wps">
            <w:drawing>
              <wp:inline distT="0" distB="0" distL="0" distR="0">
                <wp:extent cx="304800" cy="304800"/>
                <wp:effectExtent l="0" t="0" r="0" b="0"/>
                <wp:docPr id="12" name="矩形 12" descr="http://img.my.csdn.net/uploads/201210/25/1351131431_589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2" o:spid="_x0000_s1026" alt="说明: http://img.my.csdn.net/uploads/201210/25/1351131431_5894.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XYNf78QIAAPsFAAAO&#10;AAAAAAAAAAAAAAAAAC4CAABkcnMvZTJvRG9jLnhtbFBLAQItABQABgAIAAAAIQBMoOks2AAAAAMB&#10;AAAPAAAAAAAAAAAAAAAAAEsFAABkcnMvZG93bnJldi54bWxQSwUGAAAAAAQABADzAAAAUAYAAAAA&#10;" filled="f" stroked="f">
                <o:lock v:ext="edit" aspectratio="t"/>
                <w10:anchorlock/>
              </v:rect>
            </w:pict>
          </mc:Fallback>
        </mc:AlternateContent>
      </w:r>
      <w:r>
        <w:rPr>
          <w:noProof/>
        </w:rPr>
        <w:drawing>
          <wp:inline distT="0" distB="0" distL="0" distR="0" wp14:anchorId="0EA2A70A" wp14:editId="3832F9AE">
            <wp:extent cx="5274310" cy="3192056"/>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192056"/>
                    </a:xfrm>
                    <a:prstGeom prst="rect">
                      <a:avLst/>
                    </a:prstGeom>
                  </pic:spPr>
                </pic:pic>
              </a:graphicData>
            </a:graphic>
          </wp:inline>
        </w:drawing>
      </w:r>
    </w:p>
    <w:p w:rsidR="00441692" w:rsidRPr="00441692" w:rsidRDefault="00441692" w:rsidP="00441692">
      <w:pPr>
        <w:widowControl/>
        <w:shd w:val="clear" w:color="auto" w:fill="F4F4F4"/>
        <w:spacing w:line="180" w:lineRule="atLeast"/>
        <w:jc w:val="center"/>
        <w:rPr>
          <w:rFonts w:ascii="Arial" w:eastAsia="宋体" w:hAnsi="Arial" w:cs="Arial"/>
          <w:color w:val="333333"/>
          <w:kern w:val="0"/>
          <w:sz w:val="17"/>
          <w:szCs w:val="17"/>
        </w:rPr>
      </w:pPr>
      <w:r w:rsidRPr="00441692">
        <w:rPr>
          <w:rFonts w:ascii="Arial" w:eastAsia="宋体" w:hAnsi="Arial" w:cs="Arial"/>
          <w:color w:val="333333"/>
          <w:kern w:val="0"/>
          <w:sz w:val="17"/>
          <w:szCs w:val="17"/>
        </w:rPr>
        <w:t>Fig.10</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如果数据</w:t>
      </w:r>
      <w:proofErr w:type="gramStart"/>
      <w:r w:rsidRPr="00441692">
        <w:rPr>
          <w:rFonts w:ascii="Arial" w:eastAsia="宋体" w:hAnsi="Arial" w:cs="Arial"/>
          <w:color w:val="333333"/>
          <w:kern w:val="0"/>
          <w:sz w:val="18"/>
          <w:szCs w:val="18"/>
        </w:rPr>
        <w:t>页进行</w:t>
      </w:r>
      <w:proofErr w:type="gramEnd"/>
      <w:r w:rsidRPr="00441692">
        <w:rPr>
          <w:rFonts w:ascii="Arial" w:eastAsia="宋体" w:hAnsi="Arial" w:cs="Arial"/>
          <w:color w:val="333333"/>
          <w:kern w:val="0"/>
          <w:sz w:val="18"/>
          <w:szCs w:val="18"/>
        </w:rPr>
        <w:t>了拆分或合并操作，那么所有的</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都需要修改相应的页指针。特别是</w:t>
      </w:r>
      <w:r w:rsidRPr="00441692">
        <w:rPr>
          <w:rFonts w:ascii="Arial" w:eastAsia="宋体" w:hAnsi="Arial" w:cs="Arial"/>
          <w:color w:val="333333"/>
          <w:kern w:val="0"/>
          <w:sz w:val="18"/>
          <w:szCs w:val="18"/>
        </w:rPr>
        <w:br/>
        <w:t xml:space="preserve">  Secondary </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（辅助索引对应的</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要对很多个不连续的</w:t>
      </w:r>
      <w:proofErr w:type="gramStart"/>
      <w:r w:rsidRPr="00441692">
        <w:rPr>
          <w:rFonts w:ascii="Arial" w:eastAsia="宋体" w:hAnsi="Arial" w:cs="Arial"/>
          <w:color w:val="333333"/>
          <w:kern w:val="0"/>
          <w:sz w:val="18"/>
          <w:szCs w:val="18"/>
        </w:rPr>
        <w:t>页进行</w:t>
      </w:r>
      <w:proofErr w:type="gramEnd"/>
      <w:r w:rsidRPr="00441692">
        <w:rPr>
          <w:rFonts w:ascii="Arial" w:eastAsia="宋体" w:hAnsi="Arial" w:cs="Arial"/>
          <w:color w:val="333333"/>
          <w:kern w:val="0"/>
          <w:sz w:val="18"/>
          <w:szCs w:val="18"/>
        </w:rPr>
        <w:t>修改。同时也需要对</w:t>
      </w:r>
      <w:r w:rsidRPr="00441692">
        <w:rPr>
          <w:rFonts w:ascii="Arial" w:eastAsia="宋体" w:hAnsi="Arial" w:cs="Arial"/>
          <w:color w:val="333333"/>
          <w:kern w:val="0"/>
          <w:sz w:val="18"/>
          <w:szCs w:val="18"/>
        </w:rPr>
        <w:br/>
        <w:t xml:space="preserve">  </w:t>
      </w:r>
      <w:r w:rsidRPr="00441692">
        <w:rPr>
          <w:rFonts w:ascii="Arial" w:eastAsia="宋体" w:hAnsi="Arial" w:cs="Arial"/>
          <w:color w:val="333333"/>
          <w:kern w:val="0"/>
          <w:sz w:val="18"/>
          <w:szCs w:val="18"/>
        </w:rPr>
        <w:t>这些页加锁，这会降低并发性。</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为了降低难度和增加更新</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分裂和合并</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节点</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的性能，</w:t>
      </w:r>
      <w:proofErr w:type="spellStart"/>
      <w:r w:rsidRPr="00441692">
        <w:rPr>
          <w:rFonts w:ascii="Arial" w:eastAsia="宋体" w:hAnsi="Arial" w:cs="Arial"/>
          <w:color w:val="333333"/>
          <w:kern w:val="0"/>
          <w:sz w:val="18"/>
          <w:szCs w:val="18"/>
        </w:rPr>
        <w:t>InnoDB</w:t>
      </w:r>
      <w:proofErr w:type="spellEnd"/>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将</w:t>
      </w:r>
      <w:r w:rsidRPr="00441692">
        <w:rPr>
          <w:rFonts w:ascii="Arial" w:eastAsia="宋体" w:hAnsi="Arial" w:cs="Arial"/>
          <w:color w:val="333333"/>
          <w:kern w:val="0"/>
          <w:sz w:val="18"/>
          <w:szCs w:val="18"/>
        </w:rPr>
        <w:t xml:space="preserve"> Secondary </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中</w:t>
      </w:r>
      <w:r w:rsidRPr="00441692">
        <w:rPr>
          <w:rFonts w:ascii="Arial" w:eastAsia="宋体" w:hAnsi="Arial" w:cs="Arial"/>
          <w:color w:val="333333"/>
          <w:kern w:val="0"/>
          <w:sz w:val="18"/>
          <w:szCs w:val="18"/>
        </w:rPr>
        <w:br/>
        <w:t xml:space="preserve">  </w:t>
      </w:r>
      <w:r w:rsidRPr="00441692">
        <w:rPr>
          <w:rFonts w:ascii="Arial" w:eastAsia="宋体" w:hAnsi="Arial" w:cs="Arial"/>
          <w:color w:val="333333"/>
          <w:kern w:val="0"/>
          <w:sz w:val="18"/>
          <w:szCs w:val="18"/>
        </w:rPr>
        <w:t>的指针替换成了主键的键值。如图</w:t>
      </w:r>
      <w:r w:rsidRPr="00441692">
        <w:rPr>
          <w:rFonts w:ascii="Arial" w:eastAsia="宋体" w:hAnsi="Arial" w:cs="Arial"/>
          <w:color w:val="333333"/>
          <w:kern w:val="0"/>
          <w:sz w:val="18"/>
          <w:szCs w:val="18"/>
        </w:rPr>
        <w:t>Fig.11</w:t>
      </w:r>
      <w:r w:rsidRPr="00441692">
        <w:rPr>
          <w:rFonts w:ascii="Arial" w:eastAsia="宋体" w:hAnsi="Arial" w:cs="Arial"/>
          <w:color w:val="333333"/>
          <w:kern w:val="0"/>
          <w:sz w:val="18"/>
          <w:szCs w:val="18"/>
        </w:rPr>
        <w:t>所示：</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Pr>
          <w:rFonts w:ascii="Arial" w:eastAsia="宋体" w:hAnsi="Arial" w:cs="Arial"/>
          <w:noProof/>
          <w:color w:val="333333"/>
          <w:kern w:val="0"/>
          <w:sz w:val="18"/>
          <w:szCs w:val="18"/>
        </w:rPr>
        <mc:AlternateContent>
          <mc:Choice Requires="wps">
            <w:drawing>
              <wp:inline distT="0" distB="0" distL="0" distR="0">
                <wp:extent cx="304800" cy="304800"/>
                <wp:effectExtent l="0" t="0" r="0" b="0"/>
                <wp:docPr id="11" name="矩形 11" descr="http://img.my.csdn.net/uploads/201210/25/1351131464_102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1" o:spid="_x0000_s1026" alt="说明: http://img.my.csdn.net/uploads/201210/25/1351131464_1022.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yEKZD8QIAAPsFAAAO&#10;AAAAAAAAAAAAAAAAAC4CAABkcnMvZTJvRG9jLnhtbFBLAQItABQABgAIAAAAIQBMoOks2AAAAAMB&#10;AAAPAAAAAAAAAAAAAAAAAEsFAABkcnMvZG93bnJldi54bWxQSwUGAAAAAAQABADzAAAAUAYAAAAA&#10;" filled="f" stroked="f">
                <o:lock v:ext="edit" aspectratio="t"/>
                <w10:anchorlock/>
              </v:rect>
            </w:pict>
          </mc:Fallback>
        </mc:AlternateContent>
      </w:r>
      <w:r>
        <w:rPr>
          <w:noProof/>
        </w:rPr>
        <w:drawing>
          <wp:inline distT="0" distB="0" distL="0" distR="0" wp14:anchorId="6292D03B" wp14:editId="20C448C4">
            <wp:extent cx="5274310" cy="3234178"/>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234178"/>
                    </a:xfrm>
                    <a:prstGeom prst="rect">
                      <a:avLst/>
                    </a:prstGeom>
                  </pic:spPr>
                </pic:pic>
              </a:graphicData>
            </a:graphic>
          </wp:inline>
        </w:drawing>
      </w:r>
    </w:p>
    <w:p w:rsidR="00441692" w:rsidRPr="00441692" w:rsidRDefault="00441692" w:rsidP="00441692">
      <w:pPr>
        <w:widowControl/>
        <w:shd w:val="clear" w:color="auto" w:fill="F4F4F4"/>
        <w:spacing w:line="180" w:lineRule="atLeast"/>
        <w:jc w:val="center"/>
        <w:rPr>
          <w:rFonts w:ascii="Arial" w:eastAsia="宋体" w:hAnsi="Arial" w:cs="Arial"/>
          <w:color w:val="333333"/>
          <w:kern w:val="0"/>
          <w:sz w:val="17"/>
          <w:szCs w:val="17"/>
        </w:rPr>
      </w:pPr>
      <w:r w:rsidRPr="00441692">
        <w:rPr>
          <w:rFonts w:ascii="Arial" w:eastAsia="宋体" w:hAnsi="Arial" w:cs="Arial"/>
          <w:color w:val="333333"/>
          <w:kern w:val="0"/>
          <w:sz w:val="17"/>
          <w:szCs w:val="17"/>
        </w:rPr>
        <w:lastRenderedPageBreak/>
        <w:t>Fig.11</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这样就去除了</w:t>
      </w:r>
      <w:r w:rsidRPr="00441692">
        <w:rPr>
          <w:rFonts w:ascii="Arial" w:eastAsia="宋体" w:hAnsi="Arial" w:cs="Arial"/>
          <w:color w:val="333333"/>
          <w:kern w:val="0"/>
          <w:sz w:val="18"/>
          <w:szCs w:val="18"/>
        </w:rPr>
        <w:t xml:space="preserve">Secondary </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对数据页的依赖，而数据就变成了</w:t>
      </w:r>
      <w:r w:rsidRPr="00441692">
        <w:rPr>
          <w:rFonts w:ascii="Arial" w:eastAsia="宋体" w:hAnsi="Arial" w:cs="Arial"/>
          <w:color w:val="333333"/>
          <w:kern w:val="0"/>
          <w:sz w:val="18"/>
          <w:szCs w:val="18"/>
        </w:rPr>
        <w:t>Clustered </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簇</w:t>
      </w:r>
      <w:r w:rsidRPr="00441692">
        <w:rPr>
          <w:rFonts w:ascii="Arial" w:eastAsia="宋体" w:hAnsi="Arial" w:cs="Arial"/>
          <w:color w:val="333333"/>
          <w:kern w:val="0"/>
          <w:sz w:val="18"/>
          <w:szCs w:val="18"/>
        </w:rPr>
        <w:br/>
        <w:t xml:space="preserve">  </w:t>
      </w:r>
      <w:r w:rsidRPr="00441692">
        <w:rPr>
          <w:rFonts w:ascii="Arial" w:eastAsia="宋体" w:hAnsi="Arial" w:cs="Arial"/>
          <w:color w:val="333333"/>
          <w:kern w:val="0"/>
          <w:sz w:val="18"/>
          <w:szCs w:val="18"/>
        </w:rPr>
        <w:t>索引对应的</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独占的了。对数据页的拆分及合并操作，仅影响</w:t>
      </w:r>
      <w:r w:rsidRPr="00441692">
        <w:rPr>
          <w:rFonts w:ascii="Arial" w:eastAsia="宋体" w:hAnsi="Arial" w:cs="Arial"/>
          <w:color w:val="333333"/>
          <w:kern w:val="0"/>
          <w:sz w:val="18"/>
          <w:szCs w:val="18"/>
        </w:rPr>
        <w:t xml:space="preserve">Clustered </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 </w:t>
      </w:r>
      <w:r w:rsidRPr="00441692">
        <w:rPr>
          <w:rFonts w:ascii="Arial" w:eastAsia="宋体" w:hAnsi="Arial" w:cs="Arial"/>
          <w:color w:val="333333"/>
          <w:kern w:val="0"/>
          <w:sz w:val="18"/>
          <w:szCs w:val="18"/>
        </w:rPr>
        <w:t>因此</w:t>
      </w:r>
      <w:r w:rsidRPr="00441692">
        <w:rPr>
          <w:rFonts w:ascii="Arial" w:eastAsia="宋体" w:hAnsi="Arial" w:cs="Arial"/>
          <w:color w:val="333333"/>
          <w:kern w:val="0"/>
          <w:sz w:val="18"/>
          <w:szCs w:val="18"/>
        </w:rPr>
        <w:br/>
        <w:t xml:space="preserve">  </w:t>
      </w:r>
      <w:proofErr w:type="spellStart"/>
      <w:r w:rsidRPr="00441692">
        <w:rPr>
          <w:rFonts w:ascii="Arial" w:eastAsia="宋体" w:hAnsi="Arial" w:cs="Arial"/>
          <w:color w:val="333333"/>
          <w:kern w:val="0"/>
          <w:sz w:val="18"/>
          <w:szCs w:val="18"/>
        </w:rPr>
        <w:t>InnoDB</w:t>
      </w:r>
      <w:proofErr w:type="spellEnd"/>
      <w:r w:rsidRPr="00441692">
        <w:rPr>
          <w:rFonts w:ascii="Arial" w:eastAsia="宋体" w:hAnsi="Arial" w:cs="Arial"/>
          <w:color w:val="333333"/>
          <w:kern w:val="0"/>
          <w:sz w:val="18"/>
          <w:szCs w:val="18"/>
        </w:rPr>
        <w:t>的数据文件中存储的实际上就是多个孤立</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一个有趣的问题，当用户显式的把主键定义到了二级索引中时，还需要额外的主键来做二级索引的</w:t>
      </w:r>
      <w:r w:rsidRPr="00441692">
        <w:rPr>
          <w:rFonts w:ascii="Arial" w:eastAsia="宋体" w:hAnsi="Arial" w:cs="Arial"/>
          <w:color w:val="333333"/>
          <w:kern w:val="0"/>
          <w:sz w:val="18"/>
          <w:szCs w:val="18"/>
        </w:rPr>
        <w:br/>
        <w:t xml:space="preserve">  </w:t>
      </w:r>
      <w:r w:rsidRPr="00441692">
        <w:rPr>
          <w:rFonts w:ascii="Arial" w:eastAsia="宋体" w:hAnsi="Arial" w:cs="Arial"/>
          <w:color w:val="333333"/>
          <w:kern w:val="0"/>
          <w:sz w:val="18"/>
          <w:szCs w:val="18"/>
        </w:rPr>
        <w:t>数据吗</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即存储</w:t>
      </w:r>
      <w:r w:rsidRPr="00441692">
        <w:rPr>
          <w:rFonts w:ascii="Arial" w:eastAsia="宋体" w:hAnsi="Arial" w:cs="Arial"/>
          <w:color w:val="333333"/>
          <w:kern w:val="0"/>
          <w:sz w:val="18"/>
          <w:szCs w:val="18"/>
        </w:rPr>
        <w:t>2</w:t>
      </w:r>
      <w:r w:rsidRPr="00441692">
        <w:rPr>
          <w:rFonts w:ascii="Arial" w:eastAsia="宋体" w:hAnsi="Arial" w:cs="Arial"/>
          <w:color w:val="333333"/>
          <w:kern w:val="0"/>
          <w:sz w:val="18"/>
          <w:szCs w:val="18"/>
        </w:rPr>
        <w:t>份主键</w:t>
      </w: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很显然是不需要的。</w:t>
      </w:r>
      <w:proofErr w:type="spellStart"/>
      <w:r w:rsidRPr="00441692">
        <w:rPr>
          <w:rFonts w:ascii="Arial" w:eastAsia="宋体" w:hAnsi="Arial" w:cs="Arial"/>
          <w:color w:val="333333"/>
          <w:kern w:val="0"/>
          <w:sz w:val="18"/>
          <w:szCs w:val="18"/>
        </w:rPr>
        <w:t>InnoDB</w:t>
      </w:r>
      <w:proofErr w:type="spellEnd"/>
      <w:r w:rsidRPr="00441692">
        <w:rPr>
          <w:rFonts w:ascii="Arial" w:eastAsia="宋体" w:hAnsi="Arial" w:cs="Arial"/>
          <w:color w:val="333333"/>
          <w:kern w:val="0"/>
          <w:sz w:val="18"/>
          <w:szCs w:val="18"/>
        </w:rPr>
        <w:t>在创建二级索引的时候，会判断主键的字段</w:t>
      </w:r>
      <w:r w:rsidRPr="00441692">
        <w:rPr>
          <w:rFonts w:ascii="Arial" w:eastAsia="宋体" w:hAnsi="Arial" w:cs="Arial"/>
          <w:color w:val="333333"/>
          <w:kern w:val="0"/>
          <w:sz w:val="18"/>
          <w:szCs w:val="18"/>
        </w:rPr>
        <w:br/>
        <w:t xml:space="preserve">  </w:t>
      </w:r>
      <w:r w:rsidRPr="00441692">
        <w:rPr>
          <w:rFonts w:ascii="Arial" w:eastAsia="宋体" w:hAnsi="Arial" w:cs="Arial"/>
          <w:color w:val="333333"/>
          <w:kern w:val="0"/>
          <w:sz w:val="18"/>
          <w:szCs w:val="18"/>
        </w:rPr>
        <w:t>是否已经被包含在了要创建的索引中。</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接下来看一下数据操作在</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上的基本实现。</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xml:space="preserve">- </w:t>
      </w:r>
      <w:r w:rsidRPr="00441692">
        <w:rPr>
          <w:rFonts w:ascii="Arial" w:eastAsia="宋体" w:hAnsi="Arial" w:cs="Arial"/>
          <w:b/>
          <w:bCs/>
          <w:color w:val="000000"/>
          <w:kern w:val="0"/>
          <w:sz w:val="18"/>
          <w:szCs w:val="18"/>
        </w:rPr>
        <w:t>用主键查询</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直接在</w:t>
      </w:r>
      <w:r w:rsidRPr="00441692">
        <w:rPr>
          <w:rFonts w:ascii="Arial" w:eastAsia="宋体" w:hAnsi="Arial" w:cs="Arial"/>
          <w:color w:val="333333"/>
          <w:kern w:val="0"/>
          <w:sz w:val="18"/>
          <w:szCs w:val="18"/>
        </w:rPr>
        <w:t xml:space="preserve">Clustered </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上查询。</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xml:space="preserve">- </w:t>
      </w:r>
      <w:r w:rsidRPr="00441692">
        <w:rPr>
          <w:rFonts w:ascii="Arial" w:eastAsia="宋体" w:hAnsi="Arial" w:cs="Arial"/>
          <w:b/>
          <w:bCs/>
          <w:color w:val="000000"/>
          <w:kern w:val="0"/>
          <w:sz w:val="18"/>
          <w:szCs w:val="18"/>
        </w:rPr>
        <w:t>用辅助索引查询</w:t>
      </w:r>
      <w:r w:rsidRPr="00441692">
        <w:rPr>
          <w:rFonts w:ascii="Arial" w:eastAsia="宋体" w:hAnsi="Arial" w:cs="Arial"/>
          <w:color w:val="333333"/>
          <w:kern w:val="0"/>
          <w:sz w:val="18"/>
          <w:szCs w:val="18"/>
        </w:rPr>
        <w:br/>
        <w:t xml:space="preserve">  A. </w:t>
      </w:r>
      <w:r w:rsidRPr="00441692">
        <w:rPr>
          <w:rFonts w:ascii="Arial" w:eastAsia="宋体" w:hAnsi="Arial" w:cs="Arial"/>
          <w:color w:val="333333"/>
          <w:kern w:val="0"/>
          <w:sz w:val="18"/>
          <w:szCs w:val="18"/>
        </w:rPr>
        <w:t>在</w:t>
      </w:r>
      <w:r w:rsidRPr="00441692">
        <w:rPr>
          <w:rFonts w:ascii="Arial" w:eastAsia="宋体" w:hAnsi="Arial" w:cs="Arial"/>
          <w:color w:val="333333"/>
          <w:kern w:val="0"/>
          <w:sz w:val="18"/>
          <w:szCs w:val="18"/>
        </w:rPr>
        <w:t xml:space="preserve">Secondary </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上查询到主键。</w:t>
      </w:r>
      <w:r w:rsidRPr="00441692">
        <w:rPr>
          <w:rFonts w:ascii="Arial" w:eastAsia="宋体" w:hAnsi="Arial" w:cs="Arial"/>
          <w:color w:val="333333"/>
          <w:kern w:val="0"/>
          <w:sz w:val="18"/>
          <w:szCs w:val="18"/>
        </w:rPr>
        <w:br/>
        <w:t xml:space="preserve">  B. </w:t>
      </w:r>
      <w:r w:rsidRPr="00441692">
        <w:rPr>
          <w:rFonts w:ascii="Arial" w:eastAsia="宋体" w:hAnsi="Arial" w:cs="Arial"/>
          <w:color w:val="333333"/>
          <w:kern w:val="0"/>
          <w:sz w:val="18"/>
          <w:szCs w:val="18"/>
        </w:rPr>
        <w:t>用主键在</w:t>
      </w:r>
      <w:r w:rsidRPr="00441692">
        <w:rPr>
          <w:rFonts w:ascii="Arial" w:eastAsia="宋体" w:hAnsi="Arial" w:cs="Arial"/>
          <w:color w:val="333333"/>
          <w:kern w:val="0"/>
          <w:sz w:val="18"/>
          <w:szCs w:val="18"/>
        </w:rPr>
        <w:t xml:space="preserve">Clustered </w:t>
      </w:r>
      <w:proofErr w:type="spellStart"/>
      <w:r w:rsidRPr="00441692">
        <w:rPr>
          <w:rFonts w:ascii="Arial" w:eastAsia="宋体" w:hAnsi="Arial" w:cs="Arial"/>
          <w:color w:val="333333"/>
          <w:kern w:val="0"/>
          <w:sz w:val="18"/>
          <w:szCs w:val="18"/>
        </w:rPr>
        <w:t>B+Tree</w:t>
      </w:r>
      <w:proofErr w:type="spellEnd"/>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i/>
          <w:iCs/>
          <w:color w:val="993300"/>
          <w:kern w:val="0"/>
          <w:sz w:val="18"/>
          <w:szCs w:val="18"/>
        </w:rPr>
        <w:t>可以看出，在使用主键值替换页指针后，辅助索引的查询效率降低了。</w:t>
      </w:r>
      <w:r w:rsidRPr="00441692">
        <w:rPr>
          <w:rFonts w:ascii="Arial" w:eastAsia="宋体" w:hAnsi="Arial" w:cs="Arial"/>
          <w:color w:val="333333"/>
          <w:kern w:val="0"/>
          <w:sz w:val="18"/>
          <w:szCs w:val="18"/>
        </w:rPr>
        <w:br/>
        <w:t xml:space="preserve">  A. </w:t>
      </w:r>
      <w:proofErr w:type="gramStart"/>
      <w:r w:rsidRPr="00441692">
        <w:rPr>
          <w:rFonts w:ascii="Arial" w:eastAsia="宋体" w:hAnsi="Arial" w:cs="Arial"/>
          <w:color w:val="333333"/>
          <w:kern w:val="0"/>
          <w:sz w:val="18"/>
          <w:szCs w:val="18"/>
        </w:rPr>
        <w:t>尽量使用主键来查询数据</w:t>
      </w:r>
      <w:r w:rsidRPr="00441692">
        <w:rPr>
          <w:rFonts w:ascii="Arial" w:eastAsia="宋体" w:hAnsi="Arial" w:cs="Arial"/>
          <w:color w:val="333333"/>
          <w:kern w:val="0"/>
          <w:sz w:val="18"/>
          <w:szCs w:val="18"/>
        </w:rPr>
        <w:t>(</w:t>
      </w:r>
      <w:proofErr w:type="gramEnd"/>
      <w:r w:rsidRPr="00441692">
        <w:rPr>
          <w:rFonts w:ascii="Arial" w:eastAsia="宋体" w:hAnsi="Arial" w:cs="Arial"/>
          <w:color w:val="333333"/>
          <w:kern w:val="0"/>
          <w:sz w:val="18"/>
          <w:szCs w:val="18"/>
        </w:rPr>
        <w:t>索引遍历操作除外</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br/>
        <w:t xml:space="preserve">  B. </w:t>
      </w:r>
      <w:r w:rsidRPr="00441692">
        <w:rPr>
          <w:rFonts w:ascii="Arial" w:eastAsia="宋体" w:hAnsi="Arial" w:cs="Arial"/>
          <w:color w:val="333333"/>
          <w:kern w:val="0"/>
          <w:sz w:val="18"/>
          <w:szCs w:val="18"/>
        </w:rPr>
        <w:t>可以通过缓存来弥补性能，因此所有的键列，都应该尽量的小。</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INSERT</w:t>
      </w:r>
      <w:r w:rsidRPr="00441692">
        <w:rPr>
          <w:rFonts w:ascii="Arial" w:eastAsia="宋体" w:hAnsi="Arial" w:cs="Arial"/>
          <w:color w:val="333333"/>
          <w:kern w:val="0"/>
          <w:sz w:val="18"/>
          <w:szCs w:val="18"/>
        </w:rPr>
        <w:br/>
        <w:t xml:space="preserve">  A. </w:t>
      </w:r>
      <w:r w:rsidRPr="00441692">
        <w:rPr>
          <w:rFonts w:ascii="Arial" w:eastAsia="宋体" w:hAnsi="Arial" w:cs="Arial"/>
          <w:color w:val="333333"/>
          <w:kern w:val="0"/>
          <w:sz w:val="18"/>
          <w:szCs w:val="18"/>
        </w:rPr>
        <w:t>在</w:t>
      </w:r>
      <w:r w:rsidRPr="00441692">
        <w:rPr>
          <w:rFonts w:ascii="Arial" w:eastAsia="宋体" w:hAnsi="Arial" w:cs="Arial"/>
          <w:color w:val="333333"/>
          <w:kern w:val="0"/>
          <w:sz w:val="18"/>
          <w:szCs w:val="18"/>
        </w:rPr>
        <w:t xml:space="preserve">Clustered </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上插入数据</w:t>
      </w:r>
      <w:r w:rsidRPr="00441692">
        <w:rPr>
          <w:rFonts w:ascii="Arial" w:eastAsia="宋体" w:hAnsi="Arial" w:cs="Arial"/>
          <w:color w:val="333333"/>
          <w:kern w:val="0"/>
          <w:sz w:val="18"/>
          <w:szCs w:val="18"/>
        </w:rPr>
        <w:br/>
        <w:t xml:space="preserve">  B. </w:t>
      </w:r>
      <w:r w:rsidRPr="00441692">
        <w:rPr>
          <w:rFonts w:ascii="Arial" w:eastAsia="宋体" w:hAnsi="Arial" w:cs="Arial"/>
          <w:color w:val="333333"/>
          <w:kern w:val="0"/>
          <w:sz w:val="18"/>
          <w:szCs w:val="18"/>
        </w:rPr>
        <w:t>在所有其他</w:t>
      </w:r>
      <w:r w:rsidRPr="00441692">
        <w:rPr>
          <w:rFonts w:ascii="Arial" w:eastAsia="宋体" w:hAnsi="Arial" w:cs="Arial"/>
          <w:color w:val="333333"/>
          <w:kern w:val="0"/>
          <w:sz w:val="18"/>
          <w:szCs w:val="18"/>
        </w:rPr>
        <w:t xml:space="preserve">Secondary </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上插入主键。</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DELETE</w:t>
      </w:r>
      <w:r w:rsidRPr="00441692">
        <w:rPr>
          <w:rFonts w:ascii="Arial" w:eastAsia="宋体" w:hAnsi="Arial" w:cs="Arial"/>
          <w:color w:val="333333"/>
          <w:kern w:val="0"/>
          <w:sz w:val="18"/>
          <w:szCs w:val="18"/>
        </w:rPr>
        <w:br/>
        <w:t xml:space="preserve">  A. </w:t>
      </w:r>
      <w:r w:rsidRPr="00441692">
        <w:rPr>
          <w:rFonts w:ascii="Arial" w:eastAsia="宋体" w:hAnsi="Arial" w:cs="Arial"/>
          <w:color w:val="333333"/>
          <w:kern w:val="0"/>
          <w:sz w:val="18"/>
          <w:szCs w:val="18"/>
        </w:rPr>
        <w:t>在</w:t>
      </w:r>
      <w:r w:rsidRPr="00441692">
        <w:rPr>
          <w:rFonts w:ascii="Arial" w:eastAsia="宋体" w:hAnsi="Arial" w:cs="Arial"/>
          <w:color w:val="333333"/>
          <w:kern w:val="0"/>
          <w:sz w:val="18"/>
          <w:szCs w:val="18"/>
        </w:rPr>
        <w:t xml:space="preserve">Clustered </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上删除数据。</w:t>
      </w:r>
      <w:r w:rsidRPr="00441692">
        <w:rPr>
          <w:rFonts w:ascii="Arial" w:eastAsia="宋体" w:hAnsi="Arial" w:cs="Arial"/>
          <w:color w:val="333333"/>
          <w:kern w:val="0"/>
          <w:sz w:val="18"/>
          <w:szCs w:val="18"/>
        </w:rPr>
        <w:br/>
        <w:t xml:space="preserve">  B. </w:t>
      </w:r>
      <w:r w:rsidRPr="00441692">
        <w:rPr>
          <w:rFonts w:ascii="Arial" w:eastAsia="宋体" w:hAnsi="Arial" w:cs="Arial"/>
          <w:color w:val="333333"/>
          <w:kern w:val="0"/>
          <w:sz w:val="18"/>
          <w:szCs w:val="18"/>
        </w:rPr>
        <w:t>在所有其他</w:t>
      </w:r>
      <w:r w:rsidRPr="00441692">
        <w:rPr>
          <w:rFonts w:ascii="Arial" w:eastAsia="宋体" w:hAnsi="Arial" w:cs="Arial"/>
          <w:color w:val="333333"/>
          <w:kern w:val="0"/>
          <w:sz w:val="18"/>
          <w:szCs w:val="18"/>
        </w:rPr>
        <w:t xml:space="preserve">Secondary </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上删除主键。</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xml:space="preserve">- UPDATE </w:t>
      </w:r>
      <w:proofErr w:type="gramStart"/>
      <w:r w:rsidRPr="00441692">
        <w:rPr>
          <w:rFonts w:ascii="Arial" w:eastAsia="宋体" w:hAnsi="Arial" w:cs="Arial"/>
          <w:b/>
          <w:bCs/>
          <w:color w:val="000000"/>
          <w:kern w:val="0"/>
          <w:sz w:val="18"/>
          <w:szCs w:val="18"/>
        </w:rPr>
        <w:t>非键列</w:t>
      </w:r>
      <w:proofErr w:type="gramEnd"/>
      <w:r w:rsidRPr="00441692">
        <w:rPr>
          <w:rFonts w:ascii="Arial" w:eastAsia="宋体" w:hAnsi="Arial" w:cs="Arial"/>
          <w:color w:val="333333"/>
          <w:kern w:val="0"/>
          <w:sz w:val="18"/>
          <w:szCs w:val="18"/>
        </w:rPr>
        <w:br/>
        <w:t xml:space="preserve">  A. </w:t>
      </w:r>
      <w:r w:rsidRPr="00441692">
        <w:rPr>
          <w:rFonts w:ascii="Arial" w:eastAsia="宋体" w:hAnsi="Arial" w:cs="Arial"/>
          <w:color w:val="333333"/>
          <w:kern w:val="0"/>
          <w:sz w:val="18"/>
          <w:szCs w:val="18"/>
        </w:rPr>
        <w:t>在</w:t>
      </w:r>
      <w:r w:rsidRPr="00441692">
        <w:rPr>
          <w:rFonts w:ascii="Arial" w:eastAsia="宋体" w:hAnsi="Arial" w:cs="Arial"/>
          <w:color w:val="333333"/>
          <w:kern w:val="0"/>
          <w:sz w:val="18"/>
          <w:szCs w:val="18"/>
        </w:rPr>
        <w:t xml:space="preserve">Clustered </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上更新数据。</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xml:space="preserve">- UPDATE </w:t>
      </w:r>
      <w:proofErr w:type="gramStart"/>
      <w:r w:rsidRPr="00441692">
        <w:rPr>
          <w:rFonts w:ascii="Arial" w:eastAsia="宋体" w:hAnsi="Arial" w:cs="Arial"/>
          <w:b/>
          <w:bCs/>
          <w:color w:val="000000"/>
          <w:kern w:val="0"/>
          <w:sz w:val="18"/>
          <w:szCs w:val="18"/>
        </w:rPr>
        <w:t>主键列</w:t>
      </w:r>
      <w:proofErr w:type="gramEnd"/>
      <w:r w:rsidRPr="00441692">
        <w:rPr>
          <w:rFonts w:ascii="Arial" w:eastAsia="宋体" w:hAnsi="Arial" w:cs="Arial"/>
          <w:color w:val="333333"/>
          <w:kern w:val="0"/>
          <w:sz w:val="18"/>
          <w:szCs w:val="18"/>
        </w:rPr>
        <w:br/>
        <w:t xml:space="preserve">  A. </w:t>
      </w:r>
      <w:r w:rsidRPr="00441692">
        <w:rPr>
          <w:rFonts w:ascii="Arial" w:eastAsia="宋体" w:hAnsi="Arial" w:cs="Arial"/>
          <w:color w:val="333333"/>
          <w:kern w:val="0"/>
          <w:sz w:val="18"/>
          <w:szCs w:val="18"/>
        </w:rPr>
        <w:t>在</w:t>
      </w:r>
      <w:r w:rsidRPr="00441692">
        <w:rPr>
          <w:rFonts w:ascii="Arial" w:eastAsia="宋体" w:hAnsi="Arial" w:cs="Arial"/>
          <w:color w:val="333333"/>
          <w:kern w:val="0"/>
          <w:sz w:val="18"/>
          <w:szCs w:val="18"/>
        </w:rPr>
        <w:t xml:space="preserve">Clustered </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删除原有的记录</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只是标记为</w:t>
      </w:r>
      <w:r w:rsidRPr="00441692">
        <w:rPr>
          <w:rFonts w:ascii="Arial" w:eastAsia="宋体" w:hAnsi="Arial" w:cs="Arial"/>
          <w:color w:val="333333"/>
          <w:kern w:val="0"/>
          <w:sz w:val="18"/>
          <w:szCs w:val="18"/>
        </w:rPr>
        <w:t>DELETED,</w:t>
      </w:r>
      <w:r w:rsidRPr="00441692">
        <w:rPr>
          <w:rFonts w:ascii="Arial" w:eastAsia="宋体" w:hAnsi="Arial" w:cs="Arial"/>
          <w:color w:val="333333"/>
          <w:kern w:val="0"/>
          <w:sz w:val="18"/>
          <w:szCs w:val="18"/>
        </w:rPr>
        <w:t>并不真正删除</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br/>
        <w:t xml:space="preserve">  B. </w:t>
      </w:r>
      <w:r w:rsidRPr="00441692">
        <w:rPr>
          <w:rFonts w:ascii="Arial" w:eastAsia="宋体" w:hAnsi="Arial" w:cs="Arial"/>
          <w:color w:val="333333"/>
          <w:kern w:val="0"/>
          <w:sz w:val="18"/>
          <w:szCs w:val="18"/>
        </w:rPr>
        <w:t>在</w:t>
      </w:r>
      <w:r w:rsidRPr="00441692">
        <w:rPr>
          <w:rFonts w:ascii="Arial" w:eastAsia="宋体" w:hAnsi="Arial" w:cs="Arial"/>
          <w:color w:val="333333"/>
          <w:kern w:val="0"/>
          <w:sz w:val="18"/>
          <w:szCs w:val="18"/>
        </w:rPr>
        <w:t xml:space="preserve">Clustered </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插入新的记录。</w:t>
      </w:r>
      <w:r w:rsidRPr="00441692">
        <w:rPr>
          <w:rFonts w:ascii="Arial" w:eastAsia="宋体" w:hAnsi="Arial" w:cs="Arial"/>
          <w:color w:val="333333"/>
          <w:kern w:val="0"/>
          <w:sz w:val="18"/>
          <w:szCs w:val="18"/>
        </w:rPr>
        <w:br/>
        <w:t xml:space="preserve">  C. </w:t>
      </w:r>
      <w:r w:rsidRPr="00441692">
        <w:rPr>
          <w:rFonts w:ascii="Arial" w:eastAsia="宋体" w:hAnsi="Arial" w:cs="Arial"/>
          <w:color w:val="333333"/>
          <w:kern w:val="0"/>
          <w:sz w:val="18"/>
          <w:szCs w:val="18"/>
        </w:rPr>
        <w:t>在每一个</w:t>
      </w:r>
      <w:r w:rsidRPr="00441692">
        <w:rPr>
          <w:rFonts w:ascii="Arial" w:eastAsia="宋体" w:hAnsi="Arial" w:cs="Arial"/>
          <w:color w:val="333333"/>
          <w:kern w:val="0"/>
          <w:sz w:val="18"/>
          <w:szCs w:val="18"/>
        </w:rPr>
        <w:t xml:space="preserve">Secondary </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上删除原有的数据。</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有疑问，看下一节。</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br/>
        <w:t xml:space="preserve">  D. </w:t>
      </w:r>
      <w:r w:rsidRPr="00441692">
        <w:rPr>
          <w:rFonts w:ascii="Arial" w:eastAsia="宋体" w:hAnsi="Arial" w:cs="Arial"/>
          <w:color w:val="333333"/>
          <w:kern w:val="0"/>
          <w:sz w:val="18"/>
          <w:szCs w:val="18"/>
        </w:rPr>
        <w:t>在每一个</w:t>
      </w:r>
      <w:r w:rsidRPr="00441692">
        <w:rPr>
          <w:rFonts w:ascii="Arial" w:eastAsia="宋体" w:hAnsi="Arial" w:cs="Arial"/>
          <w:color w:val="333333"/>
          <w:kern w:val="0"/>
          <w:sz w:val="18"/>
          <w:szCs w:val="18"/>
        </w:rPr>
        <w:t xml:space="preserve">Secondary </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上插入原有的数据。</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xml:space="preserve">- UPDATE </w:t>
      </w:r>
      <w:r w:rsidRPr="00441692">
        <w:rPr>
          <w:rFonts w:ascii="Arial" w:eastAsia="宋体" w:hAnsi="Arial" w:cs="Arial"/>
          <w:b/>
          <w:bCs/>
          <w:color w:val="000000"/>
          <w:kern w:val="0"/>
          <w:sz w:val="18"/>
          <w:szCs w:val="18"/>
        </w:rPr>
        <w:t>辅助索引的键值</w:t>
      </w:r>
      <w:r w:rsidRPr="00441692">
        <w:rPr>
          <w:rFonts w:ascii="Arial" w:eastAsia="宋体" w:hAnsi="Arial" w:cs="Arial"/>
          <w:color w:val="333333"/>
          <w:kern w:val="0"/>
          <w:sz w:val="18"/>
          <w:szCs w:val="18"/>
        </w:rPr>
        <w:br/>
        <w:t xml:space="preserve">  A. </w:t>
      </w:r>
      <w:r w:rsidRPr="00441692">
        <w:rPr>
          <w:rFonts w:ascii="Arial" w:eastAsia="宋体" w:hAnsi="Arial" w:cs="Arial"/>
          <w:color w:val="333333"/>
          <w:kern w:val="0"/>
          <w:sz w:val="18"/>
          <w:szCs w:val="18"/>
        </w:rPr>
        <w:t>在</w:t>
      </w:r>
      <w:r w:rsidRPr="00441692">
        <w:rPr>
          <w:rFonts w:ascii="Arial" w:eastAsia="宋体" w:hAnsi="Arial" w:cs="Arial"/>
          <w:color w:val="333333"/>
          <w:kern w:val="0"/>
          <w:sz w:val="18"/>
          <w:szCs w:val="18"/>
        </w:rPr>
        <w:t xml:space="preserve">Clustered </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上更新数据。</w:t>
      </w:r>
      <w:r w:rsidRPr="00441692">
        <w:rPr>
          <w:rFonts w:ascii="Arial" w:eastAsia="宋体" w:hAnsi="Arial" w:cs="Arial"/>
          <w:color w:val="333333"/>
          <w:kern w:val="0"/>
          <w:sz w:val="18"/>
          <w:szCs w:val="18"/>
        </w:rPr>
        <w:br/>
        <w:t xml:space="preserve">  B. </w:t>
      </w:r>
      <w:r w:rsidRPr="00441692">
        <w:rPr>
          <w:rFonts w:ascii="Arial" w:eastAsia="宋体" w:hAnsi="Arial" w:cs="Arial"/>
          <w:color w:val="333333"/>
          <w:kern w:val="0"/>
          <w:sz w:val="18"/>
          <w:szCs w:val="18"/>
        </w:rPr>
        <w:t>在每一个</w:t>
      </w:r>
      <w:r w:rsidRPr="00441692">
        <w:rPr>
          <w:rFonts w:ascii="Arial" w:eastAsia="宋体" w:hAnsi="Arial" w:cs="Arial"/>
          <w:color w:val="333333"/>
          <w:kern w:val="0"/>
          <w:sz w:val="18"/>
          <w:szCs w:val="18"/>
        </w:rPr>
        <w:t xml:space="preserve">Secondary </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上删除原有的主键。</w:t>
      </w:r>
      <w:r w:rsidRPr="00441692">
        <w:rPr>
          <w:rFonts w:ascii="Arial" w:eastAsia="宋体" w:hAnsi="Arial" w:cs="Arial"/>
          <w:color w:val="333333"/>
          <w:kern w:val="0"/>
          <w:sz w:val="18"/>
          <w:szCs w:val="18"/>
        </w:rPr>
        <w:br/>
        <w:t xml:space="preserve">  C. </w:t>
      </w:r>
      <w:r w:rsidRPr="00441692">
        <w:rPr>
          <w:rFonts w:ascii="Arial" w:eastAsia="宋体" w:hAnsi="Arial" w:cs="Arial"/>
          <w:color w:val="333333"/>
          <w:kern w:val="0"/>
          <w:sz w:val="18"/>
          <w:szCs w:val="18"/>
        </w:rPr>
        <w:t>在每一个</w:t>
      </w:r>
      <w:r w:rsidRPr="00441692">
        <w:rPr>
          <w:rFonts w:ascii="Arial" w:eastAsia="宋体" w:hAnsi="Arial" w:cs="Arial"/>
          <w:color w:val="333333"/>
          <w:kern w:val="0"/>
          <w:sz w:val="18"/>
          <w:szCs w:val="18"/>
        </w:rPr>
        <w:t xml:space="preserve">Secondary </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上插入原有的主键。</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proofErr w:type="gramStart"/>
      <w:r w:rsidRPr="00441692">
        <w:rPr>
          <w:rFonts w:ascii="Arial" w:eastAsia="宋体" w:hAnsi="Arial" w:cs="Arial"/>
          <w:b/>
          <w:bCs/>
          <w:i/>
          <w:iCs/>
          <w:color w:val="993300"/>
          <w:kern w:val="0"/>
          <w:sz w:val="18"/>
          <w:szCs w:val="18"/>
        </w:rPr>
        <w:t>更新键列时</w:t>
      </w:r>
      <w:proofErr w:type="gramEnd"/>
      <w:r w:rsidRPr="00441692">
        <w:rPr>
          <w:rFonts w:ascii="Arial" w:eastAsia="宋体" w:hAnsi="Arial" w:cs="Arial"/>
          <w:b/>
          <w:bCs/>
          <w:i/>
          <w:iCs/>
          <w:color w:val="993300"/>
          <w:kern w:val="0"/>
          <w:sz w:val="18"/>
          <w:szCs w:val="18"/>
        </w:rPr>
        <w:t>，需要更新多个页，效率比较低。</w:t>
      </w:r>
      <w:r w:rsidRPr="00441692">
        <w:rPr>
          <w:rFonts w:ascii="Arial" w:eastAsia="宋体" w:hAnsi="Arial" w:cs="Arial"/>
          <w:color w:val="333333"/>
          <w:kern w:val="0"/>
          <w:sz w:val="18"/>
          <w:szCs w:val="18"/>
        </w:rPr>
        <w:br/>
        <w:t xml:space="preserve">  A. </w:t>
      </w:r>
      <w:r w:rsidRPr="00441692">
        <w:rPr>
          <w:rFonts w:ascii="Arial" w:eastAsia="宋体" w:hAnsi="Arial" w:cs="Arial"/>
          <w:color w:val="333333"/>
          <w:kern w:val="0"/>
          <w:sz w:val="18"/>
          <w:szCs w:val="18"/>
        </w:rPr>
        <w:t>尽量不用对主键列进行</w:t>
      </w:r>
      <w:r w:rsidRPr="00441692">
        <w:rPr>
          <w:rFonts w:ascii="Arial" w:eastAsia="宋体" w:hAnsi="Arial" w:cs="Arial"/>
          <w:color w:val="333333"/>
          <w:kern w:val="0"/>
          <w:sz w:val="18"/>
          <w:szCs w:val="18"/>
        </w:rPr>
        <w:t>UPDATE</w:t>
      </w:r>
      <w:r w:rsidRPr="00441692">
        <w:rPr>
          <w:rFonts w:ascii="Arial" w:eastAsia="宋体" w:hAnsi="Arial" w:cs="Arial"/>
          <w:color w:val="333333"/>
          <w:kern w:val="0"/>
          <w:sz w:val="18"/>
          <w:szCs w:val="18"/>
        </w:rPr>
        <w:t>操作。</w:t>
      </w:r>
      <w:r w:rsidRPr="00441692">
        <w:rPr>
          <w:rFonts w:ascii="Arial" w:eastAsia="宋体" w:hAnsi="Arial" w:cs="Arial"/>
          <w:color w:val="333333"/>
          <w:kern w:val="0"/>
          <w:sz w:val="18"/>
          <w:szCs w:val="18"/>
        </w:rPr>
        <w:br/>
        <w:t xml:space="preserve">  B. </w:t>
      </w:r>
      <w:r w:rsidRPr="00441692">
        <w:rPr>
          <w:rFonts w:ascii="Arial" w:eastAsia="宋体" w:hAnsi="Arial" w:cs="Arial"/>
          <w:color w:val="333333"/>
          <w:kern w:val="0"/>
          <w:sz w:val="18"/>
          <w:szCs w:val="18"/>
        </w:rPr>
        <w:t>更新很多时，尽量少建索引。</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xml:space="preserve">05 – </w:t>
      </w:r>
      <w:r w:rsidRPr="00441692">
        <w:rPr>
          <w:rFonts w:ascii="Arial" w:eastAsia="宋体" w:hAnsi="Arial" w:cs="Arial"/>
          <w:b/>
          <w:bCs/>
          <w:color w:val="000000"/>
          <w:kern w:val="0"/>
          <w:sz w:val="18"/>
          <w:szCs w:val="18"/>
        </w:rPr>
        <w:t>非唯一键索引</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教科书上的</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操作，通常都假设</w:t>
      </w:r>
      <w:proofErr w:type="gramStart"/>
      <w:r w:rsidRPr="00441692">
        <w:rPr>
          <w:rFonts w:ascii="Arial" w:eastAsia="宋体" w:hAnsi="Arial" w:cs="Arial"/>
          <w:color w:val="333333"/>
          <w:kern w:val="0"/>
          <w:sz w:val="18"/>
          <w:szCs w:val="18"/>
        </w:rPr>
        <w:t>”</w:t>
      </w:r>
      <w:proofErr w:type="gramEnd"/>
      <w:r w:rsidRPr="00441692">
        <w:rPr>
          <w:rFonts w:ascii="Arial" w:eastAsia="宋体" w:hAnsi="Arial" w:cs="Arial"/>
          <w:color w:val="333333"/>
          <w:kern w:val="0"/>
          <w:sz w:val="18"/>
          <w:szCs w:val="18"/>
        </w:rPr>
        <w:t>键值是唯一的</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。但是在实际的应用中</w:t>
      </w:r>
      <w:r w:rsidRPr="00441692">
        <w:rPr>
          <w:rFonts w:ascii="Arial" w:eastAsia="宋体" w:hAnsi="Arial" w:cs="Arial"/>
          <w:color w:val="333333"/>
          <w:kern w:val="0"/>
          <w:sz w:val="18"/>
          <w:szCs w:val="18"/>
        </w:rPr>
        <w:t>Secondary Index</w:t>
      </w:r>
      <w:r w:rsidRPr="00441692">
        <w:rPr>
          <w:rFonts w:ascii="Arial" w:eastAsia="宋体" w:hAnsi="Arial" w:cs="Arial"/>
          <w:color w:val="333333"/>
          <w:kern w:val="0"/>
          <w:sz w:val="18"/>
          <w:szCs w:val="18"/>
        </w:rPr>
        <w:t>是允</w:t>
      </w:r>
      <w:r w:rsidRPr="00441692">
        <w:rPr>
          <w:rFonts w:ascii="Arial" w:eastAsia="宋体" w:hAnsi="Arial" w:cs="Arial"/>
          <w:color w:val="333333"/>
          <w:kern w:val="0"/>
          <w:sz w:val="18"/>
          <w:szCs w:val="18"/>
        </w:rPr>
        <w:br/>
        <w:t xml:space="preserve">  </w:t>
      </w:r>
      <w:proofErr w:type="gramStart"/>
      <w:r w:rsidRPr="00441692">
        <w:rPr>
          <w:rFonts w:ascii="Arial" w:eastAsia="宋体" w:hAnsi="Arial" w:cs="Arial"/>
          <w:color w:val="333333"/>
          <w:kern w:val="0"/>
          <w:sz w:val="18"/>
          <w:szCs w:val="18"/>
        </w:rPr>
        <w:t>许键值</w:t>
      </w:r>
      <w:proofErr w:type="gramEnd"/>
      <w:r w:rsidRPr="00441692">
        <w:rPr>
          <w:rFonts w:ascii="Arial" w:eastAsia="宋体" w:hAnsi="Arial" w:cs="Arial"/>
          <w:color w:val="333333"/>
          <w:kern w:val="0"/>
          <w:sz w:val="18"/>
          <w:szCs w:val="18"/>
        </w:rPr>
        <w:t>重复的。在极端的情况下，所有的键值都一样，该如何来处理呢？</w:t>
      </w:r>
      <w:r w:rsidRPr="00441692">
        <w:rPr>
          <w:rFonts w:ascii="Arial" w:eastAsia="宋体" w:hAnsi="Arial" w:cs="Arial"/>
          <w:color w:val="333333"/>
          <w:kern w:val="0"/>
          <w:sz w:val="18"/>
          <w:szCs w:val="18"/>
        </w:rPr>
        <w:br/>
        <w:t xml:space="preserve">  </w:t>
      </w:r>
      <w:proofErr w:type="spellStart"/>
      <w:r w:rsidRPr="00441692">
        <w:rPr>
          <w:rFonts w:ascii="Arial" w:eastAsia="宋体" w:hAnsi="Arial" w:cs="Arial"/>
          <w:color w:val="333333"/>
          <w:kern w:val="0"/>
          <w:sz w:val="18"/>
          <w:szCs w:val="18"/>
        </w:rPr>
        <w:t>InnoDB</w:t>
      </w:r>
      <w:proofErr w:type="spellEnd"/>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的</w:t>
      </w:r>
      <w:r w:rsidRPr="00441692">
        <w:rPr>
          <w:rFonts w:ascii="Arial" w:eastAsia="宋体" w:hAnsi="Arial" w:cs="Arial"/>
          <w:color w:val="333333"/>
          <w:kern w:val="0"/>
          <w:sz w:val="18"/>
          <w:szCs w:val="18"/>
        </w:rPr>
        <w:t xml:space="preserve"> Secondary </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中，主键也是此键的一部分。</w:t>
      </w:r>
      <w:r w:rsidRPr="00441692">
        <w:rPr>
          <w:rFonts w:ascii="Arial" w:eastAsia="宋体" w:hAnsi="Arial" w:cs="Arial"/>
          <w:color w:val="333333"/>
          <w:kern w:val="0"/>
          <w:sz w:val="18"/>
          <w:szCs w:val="18"/>
        </w:rPr>
        <w:br/>
        <w:t xml:space="preserve">  Secondary Key = </w:t>
      </w:r>
      <w:r w:rsidRPr="00441692">
        <w:rPr>
          <w:rFonts w:ascii="Arial" w:eastAsia="宋体" w:hAnsi="Arial" w:cs="Arial"/>
          <w:color w:val="333333"/>
          <w:kern w:val="0"/>
          <w:sz w:val="18"/>
          <w:szCs w:val="18"/>
        </w:rPr>
        <w:t>用户定义的</w:t>
      </w:r>
      <w:r w:rsidRPr="00441692">
        <w:rPr>
          <w:rFonts w:ascii="Arial" w:eastAsia="宋体" w:hAnsi="Arial" w:cs="Arial"/>
          <w:color w:val="333333"/>
          <w:kern w:val="0"/>
          <w:sz w:val="18"/>
          <w:szCs w:val="18"/>
        </w:rPr>
        <w:t xml:space="preserve">KEY + </w:t>
      </w:r>
      <w:r w:rsidRPr="00441692">
        <w:rPr>
          <w:rFonts w:ascii="Arial" w:eastAsia="宋体" w:hAnsi="Arial" w:cs="Arial"/>
          <w:color w:val="333333"/>
          <w:kern w:val="0"/>
          <w:sz w:val="18"/>
          <w:szCs w:val="18"/>
        </w:rPr>
        <w:t>主键。如图</w:t>
      </w:r>
      <w:r w:rsidRPr="00441692">
        <w:rPr>
          <w:rFonts w:ascii="Arial" w:eastAsia="宋体" w:hAnsi="Arial" w:cs="Arial"/>
          <w:color w:val="333333"/>
          <w:kern w:val="0"/>
          <w:sz w:val="18"/>
          <w:szCs w:val="18"/>
        </w:rPr>
        <w:t>Fig.12</w:t>
      </w:r>
      <w:r w:rsidRPr="00441692">
        <w:rPr>
          <w:rFonts w:ascii="Arial" w:eastAsia="宋体" w:hAnsi="Arial" w:cs="Arial"/>
          <w:color w:val="333333"/>
          <w:kern w:val="0"/>
          <w:sz w:val="18"/>
          <w:szCs w:val="18"/>
        </w:rPr>
        <w:t>所示：</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Pr>
          <w:rFonts w:ascii="Arial" w:eastAsia="宋体" w:hAnsi="Arial" w:cs="Arial"/>
          <w:noProof/>
          <w:color w:val="333333"/>
          <w:kern w:val="0"/>
          <w:sz w:val="18"/>
          <w:szCs w:val="18"/>
        </w:rPr>
        <w:lastRenderedPageBreak/>
        <mc:AlternateContent>
          <mc:Choice Requires="wps">
            <w:drawing>
              <wp:inline distT="0" distB="0" distL="0" distR="0">
                <wp:extent cx="304800" cy="304800"/>
                <wp:effectExtent l="0" t="0" r="0" b="0"/>
                <wp:docPr id="10" name="矩形 10" descr="http://img.my.csdn.net/uploads/201210/25/1351131535_480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0" o:spid="_x0000_s1026" alt="说明: http://img.my.csdn.net/uploads/201210/25/1351131535_4801.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u97GA8QIAAPsFAAAO&#10;AAAAAAAAAAAAAAAAAC4CAABkcnMvZTJvRG9jLnhtbFBLAQItABQABgAIAAAAIQBMoOks2AAAAAMB&#10;AAAPAAAAAAAAAAAAAAAAAEsFAABkcnMvZG93bnJldi54bWxQSwUGAAAAAAQABADzAAAAUAYAAAAA&#10;" filled="f" stroked="f">
                <o:lock v:ext="edit" aspectratio="t"/>
                <w10:anchorlock/>
              </v:rect>
            </w:pict>
          </mc:Fallback>
        </mc:AlternateContent>
      </w:r>
      <w:r>
        <w:rPr>
          <w:noProof/>
        </w:rPr>
        <w:drawing>
          <wp:inline distT="0" distB="0" distL="0" distR="0" wp14:anchorId="637D9EC9" wp14:editId="1A1FD5BB">
            <wp:extent cx="5274310" cy="3228684"/>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228684"/>
                    </a:xfrm>
                    <a:prstGeom prst="rect">
                      <a:avLst/>
                    </a:prstGeom>
                  </pic:spPr>
                </pic:pic>
              </a:graphicData>
            </a:graphic>
          </wp:inline>
        </w:drawing>
      </w:r>
    </w:p>
    <w:p w:rsidR="00441692" w:rsidRPr="00441692" w:rsidRDefault="00441692" w:rsidP="00441692">
      <w:pPr>
        <w:widowControl/>
        <w:shd w:val="clear" w:color="auto" w:fill="F4F4F4"/>
        <w:spacing w:line="180" w:lineRule="atLeast"/>
        <w:jc w:val="center"/>
        <w:rPr>
          <w:rFonts w:ascii="Arial" w:eastAsia="宋体" w:hAnsi="Arial" w:cs="Arial"/>
          <w:color w:val="333333"/>
          <w:kern w:val="0"/>
          <w:sz w:val="17"/>
          <w:szCs w:val="17"/>
        </w:rPr>
      </w:pPr>
      <w:r w:rsidRPr="00441692">
        <w:rPr>
          <w:rFonts w:ascii="Arial" w:eastAsia="宋体" w:hAnsi="Arial" w:cs="Arial"/>
          <w:color w:val="333333"/>
          <w:kern w:val="0"/>
          <w:sz w:val="17"/>
          <w:szCs w:val="17"/>
        </w:rPr>
        <w:t>Fig.12</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注意主键不仅</w:t>
      </w:r>
      <w:proofErr w:type="gramStart"/>
      <w:r w:rsidRPr="00441692">
        <w:rPr>
          <w:rFonts w:ascii="Arial" w:eastAsia="宋体" w:hAnsi="Arial" w:cs="Arial"/>
          <w:color w:val="333333"/>
          <w:kern w:val="0"/>
          <w:sz w:val="18"/>
          <w:szCs w:val="18"/>
        </w:rPr>
        <w:t>做为</w:t>
      </w:r>
      <w:proofErr w:type="gramEnd"/>
      <w:r w:rsidRPr="00441692">
        <w:rPr>
          <w:rFonts w:ascii="Arial" w:eastAsia="宋体" w:hAnsi="Arial" w:cs="Arial"/>
          <w:color w:val="333333"/>
          <w:kern w:val="0"/>
          <w:sz w:val="18"/>
          <w:szCs w:val="18"/>
        </w:rPr>
        <w:t>数据出现在叶子节点，同时也作为键的一部分出现非叶子节点。对于非唯一键来说，</w:t>
      </w:r>
      <w:r w:rsidRPr="00441692">
        <w:rPr>
          <w:rFonts w:ascii="Arial" w:eastAsia="宋体" w:hAnsi="Arial" w:cs="Arial"/>
          <w:color w:val="333333"/>
          <w:kern w:val="0"/>
          <w:sz w:val="18"/>
          <w:szCs w:val="18"/>
        </w:rPr>
        <w:br/>
        <w:t xml:space="preserve">  </w:t>
      </w:r>
      <w:r w:rsidRPr="00441692">
        <w:rPr>
          <w:rFonts w:ascii="Arial" w:eastAsia="宋体" w:hAnsi="Arial" w:cs="Arial"/>
          <w:color w:val="333333"/>
          <w:kern w:val="0"/>
          <w:sz w:val="18"/>
          <w:szCs w:val="18"/>
        </w:rPr>
        <w:t>因为主键是唯一的，</w:t>
      </w:r>
      <w:r w:rsidRPr="00441692">
        <w:rPr>
          <w:rFonts w:ascii="Arial" w:eastAsia="宋体" w:hAnsi="Arial" w:cs="Arial"/>
          <w:color w:val="333333"/>
          <w:kern w:val="0"/>
          <w:sz w:val="18"/>
          <w:szCs w:val="18"/>
        </w:rPr>
        <w:t>Secondary Key</w:t>
      </w:r>
      <w:r w:rsidRPr="00441692">
        <w:rPr>
          <w:rFonts w:ascii="Arial" w:eastAsia="宋体" w:hAnsi="Arial" w:cs="Arial"/>
          <w:color w:val="333333"/>
          <w:kern w:val="0"/>
          <w:sz w:val="18"/>
          <w:szCs w:val="18"/>
        </w:rPr>
        <w:t>也是唯一的。当然，在插入数据时，还是会根据用户定义的</w:t>
      </w:r>
      <w:r w:rsidRPr="00441692">
        <w:rPr>
          <w:rFonts w:ascii="Arial" w:eastAsia="宋体" w:hAnsi="Arial" w:cs="Arial"/>
          <w:color w:val="333333"/>
          <w:kern w:val="0"/>
          <w:sz w:val="18"/>
          <w:szCs w:val="18"/>
        </w:rPr>
        <w:t>Key</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br/>
        <w:t xml:space="preserve">  </w:t>
      </w:r>
      <w:r w:rsidRPr="00441692">
        <w:rPr>
          <w:rFonts w:ascii="Arial" w:eastAsia="宋体" w:hAnsi="Arial" w:cs="Arial"/>
          <w:color w:val="333333"/>
          <w:kern w:val="0"/>
          <w:sz w:val="18"/>
          <w:szCs w:val="18"/>
        </w:rPr>
        <w:t>来判断唯一性。按理说，如果辅助索引是唯一的</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并且所有字段不能为空</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，就不需要这样做。可是，</w:t>
      </w:r>
      <w:r w:rsidRPr="00441692">
        <w:rPr>
          <w:rFonts w:ascii="Arial" w:eastAsia="宋体" w:hAnsi="Arial" w:cs="Arial"/>
          <w:color w:val="333333"/>
          <w:kern w:val="0"/>
          <w:sz w:val="18"/>
          <w:szCs w:val="18"/>
        </w:rPr>
        <w:br/>
        <w:t xml:space="preserve">  </w:t>
      </w:r>
      <w:proofErr w:type="spellStart"/>
      <w:r w:rsidRPr="00441692">
        <w:rPr>
          <w:rFonts w:ascii="Arial" w:eastAsia="宋体" w:hAnsi="Arial" w:cs="Arial"/>
          <w:color w:val="333333"/>
          <w:kern w:val="0"/>
          <w:sz w:val="18"/>
          <w:szCs w:val="18"/>
        </w:rPr>
        <w:t>InnoDB</w:t>
      </w:r>
      <w:proofErr w:type="spellEnd"/>
      <w:r w:rsidRPr="00441692">
        <w:rPr>
          <w:rFonts w:ascii="Arial" w:eastAsia="宋体" w:hAnsi="Arial" w:cs="Arial"/>
          <w:color w:val="333333"/>
          <w:kern w:val="0"/>
          <w:sz w:val="18"/>
          <w:szCs w:val="18"/>
        </w:rPr>
        <w:t>对所有的</w:t>
      </w:r>
      <w:r w:rsidRPr="00441692">
        <w:rPr>
          <w:rFonts w:ascii="Arial" w:eastAsia="宋体" w:hAnsi="Arial" w:cs="Arial"/>
          <w:color w:val="333333"/>
          <w:kern w:val="0"/>
          <w:sz w:val="18"/>
          <w:szCs w:val="18"/>
        </w:rPr>
        <w:t xml:space="preserve">Secondary </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都这样创建。</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i/>
          <w:iCs/>
          <w:color w:val="993300"/>
          <w:kern w:val="0"/>
          <w:sz w:val="18"/>
          <w:szCs w:val="18"/>
        </w:rPr>
        <w:t>还没弄明白有什么特殊的用途？有知道的朋友可以帮忙解答一下。</w:t>
      </w:r>
      <w:del w:id="0" w:author="Unknown">
        <w:r w:rsidRPr="00441692">
          <w:rPr>
            <w:rFonts w:ascii="Arial" w:eastAsia="宋体" w:hAnsi="Arial" w:cs="Arial"/>
            <w:color w:val="333333"/>
            <w:kern w:val="0"/>
            <w:sz w:val="18"/>
            <w:szCs w:val="18"/>
          </w:rPr>
          <w:br/>
        </w:r>
        <w:r w:rsidRPr="00441692">
          <w:rPr>
            <w:rFonts w:ascii="Arial" w:eastAsia="宋体" w:hAnsi="Arial" w:cs="Arial"/>
            <w:color w:val="333333"/>
            <w:kern w:val="0"/>
            <w:sz w:val="18"/>
            <w:szCs w:val="18"/>
          </w:rPr>
          <w:delText>也许是为了降低代码的复杂性，这是我想到的唯一理由。</w:delText>
        </w:r>
      </w:del>
      <w:r w:rsidRPr="00441692">
        <w:rPr>
          <w:rFonts w:ascii="Arial" w:eastAsia="宋体" w:hAnsi="Arial" w:cs="Arial"/>
          <w:color w:val="333333"/>
          <w:kern w:val="0"/>
          <w:sz w:val="18"/>
          <w:szCs w:val="18"/>
        </w:rPr>
        <w:br/>
      </w:r>
      <w:r w:rsidRPr="00441692">
        <w:rPr>
          <w:rFonts w:ascii="Arial" w:eastAsia="宋体" w:hAnsi="Arial" w:cs="Arial"/>
          <w:color w:val="333333"/>
          <w:kern w:val="0"/>
          <w:sz w:val="18"/>
          <w:szCs w:val="18"/>
        </w:rPr>
        <w:t>弄清楚了</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即便是非</w:t>
      </w:r>
      <w:proofErr w:type="gramStart"/>
      <w:r w:rsidRPr="00441692">
        <w:rPr>
          <w:rFonts w:ascii="Arial" w:eastAsia="宋体" w:hAnsi="Arial" w:cs="Arial"/>
          <w:color w:val="333333"/>
          <w:kern w:val="0"/>
          <w:sz w:val="18"/>
          <w:szCs w:val="18"/>
        </w:rPr>
        <w:t>空唯一键</w:t>
      </w:r>
      <w:proofErr w:type="gramEnd"/>
      <w:r w:rsidRPr="00441692">
        <w:rPr>
          <w:rFonts w:ascii="Arial" w:eastAsia="宋体" w:hAnsi="Arial" w:cs="Arial"/>
          <w:color w:val="333333"/>
          <w:kern w:val="0"/>
          <w:sz w:val="18"/>
          <w:szCs w:val="18"/>
        </w:rPr>
        <w:t>，在二级索引的</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中也可能重复，因此必须要将主</w:t>
      </w:r>
      <w:proofErr w:type="gramStart"/>
      <w:r w:rsidRPr="00441692">
        <w:rPr>
          <w:rFonts w:ascii="Arial" w:eastAsia="宋体" w:hAnsi="Arial" w:cs="Arial"/>
          <w:color w:val="333333"/>
          <w:kern w:val="0"/>
          <w:sz w:val="18"/>
          <w:szCs w:val="18"/>
        </w:rPr>
        <w:t>键加入</w:t>
      </w:r>
      <w:proofErr w:type="gramEnd"/>
      <w:r w:rsidRPr="00441692">
        <w:rPr>
          <w:rFonts w:ascii="Arial" w:eastAsia="宋体" w:hAnsi="Arial" w:cs="Arial"/>
          <w:color w:val="333333"/>
          <w:kern w:val="0"/>
          <w:sz w:val="18"/>
          <w:szCs w:val="18"/>
        </w:rPr>
        <w:t>到非叶子节点。</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06 – &lt;Key, Pointer&gt;</w:t>
      </w:r>
      <w:r w:rsidRPr="00441692">
        <w:rPr>
          <w:rFonts w:ascii="Arial" w:eastAsia="宋体" w:hAnsi="Arial" w:cs="Arial"/>
          <w:b/>
          <w:bCs/>
          <w:color w:val="000000"/>
          <w:kern w:val="0"/>
          <w:sz w:val="18"/>
          <w:szCs w:val="18"/>
        </w:rPr>
        <w:t>对</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标准的</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的每个节点有</w:t>
      </w:r>
      <w:r w:rsidRPr="00441692">
        <w:rPr>
          <w:rFonts w:ascii="Arial" w:eastAsia="宋体" w:hAnsi="Arial" w:cs="Arial"/>
          <w:color w:val="333333"/>
          <w:kern w:val="0"/>
          <w:sz w:val="18"/>
          <w:szCs w:val="18"/>
        </w:rPr>
        <w:t>K</w:t>
      </w:r>
      <w:proofErr w:type="gramStart"/>
      <w:r w:rsidRPr="00441692">
        <w:rPr>
          <w:rFonts w:ascii="Arial" w:eastAsia="宋体" w:hAnsi="Arial" w:cs="Arial"/>
          <w:color w:val="333333"/>
          <w:kern w:val="0"/>
          <w:sz w:val="18"/>
          <w:szCs w:val="18"/>
        </w:rPr>
        <w:t>个</w:t>
      </w:r>
      <w:proofErr w:type="gramEnd"/>
      <w:r w:rsidRPr="00441692">
        <w:rPr>
          <w:rFonts w:ascii="Arial" w:eastAsia="宋体" w:hAnsi="Arial" w:cs="Arial"/>
          <w:color w:val="333333"/>
          <w:kern w:val="0"/>
          <w:sz w:val="18"/>
          <w:szCs w:val="18"/>
        </w:rPr>
        <w:t>键值和</w:t>
      </w:r>
      <w:r w:rsidRPr="00441692">
        <w:rPr>
          <w:rFonts w:ascii="Arial" w:eastAsia="宋体" w:hAnsi="Arial" w:cs="Arial"/>
          <w:color w:val="333333"/>
          <w:kern w:val="0"/>
          <w:sz w:val="18"/>
          <w:szCs w:val="18"/>
        </w:rPr>
        <w:t>K+1</w:t>
      </w:r>
      <w:r w:rsidRPr="00441692">
        <w:rPr>
          <w:rFonts w:ascii="Arial" w:eastAsia="宋体" w:hAnsi="Arial" w:cs="Arial"/>
          <w:color w:val="333333"/>
          <w:kern w:val="0"/>
          <w:sz w:val="18"/>
          <w:szCs w:val="18"/>
        </w:rPr>
        <w:t>个指针，指向</w:t>
      </w:r>
      <w:r w:rsidRPr="00441692">
        <w:rPr>
          <w:rFonts w:ascii="Arial" w:eastAsia="宋体" w:hAnsi="Arial" w:cs="Arial"/>
          <w:color w:val="333333"/>
          <w:kern w:val="0"/>
          <w:sz w:val="18"/>
          <w:szCs w:val="18"/>
        </w:rPr>
        <w:t>K+1</w:t>
      </w:r>
      <w:r w:rsidRPr="00441692">
        <w:rPr>
          <w:rFonts w:ascii="Arial" w:eastAsia="宋体" w:hAnsi="Arial" w:cs="Arial"/>
          <w:color w:val="333333"/>
          <w:kern w:val="0"/>
          <w:sz w:val="18"/>
          <w:szCs w:val="18"/>
        </w:rPr>
        <w:t>个子节点。如图</w:t>
      </w:r>
      <w:r w:rsidRPr="00441692">
        <w:rPr>
          <w:rFonts w:ascii="Arial" w:eastAsia="宋体" w:hAnsi="Arial" w:cs="Arial"/>
          <w:color w:val="333333"/>
          <w:kern w:val="0"/>
          <w:sz w:val="18"/>
          <w:szCs w:val="18"/>
        </w:rPr>
        <w:t>Fig.13</w:t>
      </w:r>
      <w:r w:rsidRPr="00441692">
        <w:rPr>
          <w:rFonts w:ascii="Arial" w:eastAsia="宋体" w:hAnsi="Arial" w:cs="Arial"/>
          <w:color w:val="333333"/>
          <w:kern w:val="0"/>
          <w:sz w:val="18"/>
          <w:szCs w:val="18"/>
        </w:rPr>
        <w:t>：</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Pr>
          <w:rFonts w:ascii="Arial" w:eastAsia="宋体" w:hAnsi="Arial" w:cs="Arial"/>
          <w:noProof/>
          <w:color w:val="333333"/>
          <w:kern w:val="0"/>
          <w:sz w:val="18"/>
          <w:szCs w:val="18"/>
        </w:rPr>
        <mc:AlternateContent>
          <mc:Choice Requires="wps">
            <w:drawing>
              <wp:inline distT="0" distB="0" distL="0" distR="0">
                <wp:extent cx="304800" cy="304800"/>
                <wp:effectExtent l="0" t="0" r="0" b="0"/>
                <wp:docPr id="9" name="矩形 9" descr="http://img.my.csdn.net/uploads/201210/25/1351131641_885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9" o:spid="_x0000_s1026" alt="说明: http://img.my.csdn.net/uploads/201210/25/1351131641_8855.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tzDBH8QIAAPkFAAAO&#10;AAAAAAAAAAAAAAAAAC4CAABkcnMvZTJvRG9jLnhtbFBLAQItABQABgAIAAAAIQBMoOks2AAAAAMB&#10;AAAPAAAAAAAAAAAAAAAAAEsFAABkcnMvZG93bnJldi54bWxQSwUGAAAAAAQABADzAAAAUAYAAAAA&#10;" filled="f" stroked="f">
                <o:lock v:ext="edit" aspectratio="t"/>
                <w10:anchorlock/>
              </v:rect>
            </w:pict>
          </mc:Fallback>
        </mc:AlternateContent>
      </w:r>
      <w:r>
        <w:rPr>
          <w:noProof/>
        </w:rPr>
        <w:drawing>
          <wp:inline distT="0" distB="0" distL="0" distR="0" wp14:anchorId="01F69C0B" wp14:editId="11185BF8">
            <wp:extent cx="4010025" cy="21336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10025" cy="2133600"/>
                    </a:xfrm>
                    <a:prstGeom prst="rect">
                      <a:avLst/>
                    </a:prstGeom>
                  </pic:spPr>
                </pic:pic>
              </a:graphicData>
            </a:graphic>
          </wp:inline>
        </w:drawing>
      </w:r>
    </w:p>
    <w:p w:rsidR="00441692" w:rsidRPr="00441692" w:rsidRDefault="00441692" w:rsidP="00441692">
      <w:pPr>
        <w:widowControl/>
        <w:shd w:val="clear" w:color="auto" w:fill="F4F4F4"/>
        <w:spacing w:line="180" w:lineRule="atLeast"/>
        <w:jc w:val="center"/>
        <w:rPr>
          <w:rFonts w:ascii="Arial" w:eastAsia="宋体" w:hAnsi="Arial" w:cs="Arial"/>
          <w:color w:val="333333"/>
          <w:kern w:val="0"/>
          <w:sz w:val="17"/>
          <w:szCs w:val="17"/>
        </w:rPr>
      </w:pPr>
      <w:r w:rsidRPr="00441692">
        <w:rPr>
          <w:rFonts w:ascii="Arial" w:eastAsia="宋体" w:hAnsi="Arial" w:cs="Arial"/>
          <w:color w:val="333333"/>
          <w:kern w:val="0"/>
          <w:sz w:val="17"/>
          <w:szCs w:val="17"/>
        </w:rPr>
        <w:t>Fig.13(</w:t>
      </w:r>
      <w:r w:rsidRPr="00441692">
        <w:rPr>
          <w:rFonts w:ascii="Arial" w:eastAsia="宋体" w:hAnsi="Arial" w:cs="Arial"/>
          <w:color w:val="333333"/>
          <w:kern w:val="0"/>
          <w:sz w:val="17"/>
          <w:szCs w:val="17"/>
        </w:rPr>
        <w:t>图片来自于</w:t>
      </w:r>
      <w:proofErr w:type="spellStart"/>
      <w:r w:rsidRPr="00441692">
        <w:rPr>
          <w:rFonts w:ascii="Arial" w:eastAsia="宋体" w:hAnsi="Arial" w:cs="Arial"/>
          <w:color w:val="333333"/>
          <w:kern w:val="0"/>
          <w:sz w:val="17"/>
          <w:szCs w:val="17"/>
        </w:rPr>
        <w:t>WikiPedia</w:t>
      </w:r>
      <w:proofErr w:type="spellEnd"/>
      <w:r w:rsidRPr="00441692">
        <w:rPr>
          <w:rFonts w:ascii="Arial" w:eastAsia="宋体" w:hAnsi="Arial" w:cs="Arial"/>
          <w:color w:val="333333"/>
          <w:kern w:val="0"/>
          <w:sz w:val="17"/>
          <w:szCs w:val="17"/>
        </w:rPr>
        <w:t>)</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w:t>
      </w:r>
      <w:r w:rsidRPr="00441692">
        <w:rPr>
          <w:rFonts w:ascii="Arial" w:eastAsia="宋体" w:hAnsi="Arial" w:cs="Arial"/>
          <w:color w:val="333333"/>
          <w:kern w:val="0"/>
          <w:sz w:val="18"/>
          <w:szCs w:val="18"/>
        </w:rPr>
        <w:t>而在</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由浅入深理解索引的实现</w:t>
      </w:r>
      <w:r w:rsidRPr="00441692">
        <w:rPr>
          <w:rFonts w:ascii="Arial" w:eastAsia="宋体" w:hAnsi="Arial" w:cs="Arial"/>
          <w:color w:val="333333"/>
          <w:kern w:val="0"/>
          <w:sz w:val="18"/>
          <w:szCs w:val="18"/>
        </w:rPr>
        <w:t>(1)”</w:t>
      </w:r>
      <w:r w:rsidRPr="00441692">
        <w:rPr>
          <w:rFonts w:ascii="Arial" w:eastAsia="宋体" w:hAnsi="Arial" w:cs="Arial"/>
          <w:color w:val="333333"/>
          <w:kern w:val="0"/>
          <w:sz w:val="18"/>
          <w:szCs w:val="18"/>
        </w:rPr>
        <w:t>中</w:t>
      </w:r>
      <w:r w:rsidRPr="00441692">
        <w:rPr>
          <w:rFonts w:ascii="Arial" w:eastAsia="宋体" w:hAnsi="Arial" w:cs="Arial"/>
          <w:color w:val="333333"/>
          <w:kern w:val="0"/>
          <w:sz w:val="18"/>
          <w:szCs w:val="18"/>
        </w:rPr>
        <w:fldChar w:fldCharType="begin"/>
      </w:r>
      <w:r w:rsidRPr="00441692">
        <w:rPr>
          <w:rFonts w:ascii="Arial" w:eastAsia="宋体" w:hAnsi="Arial" w:cs="Arial"/>
          <w:color w:val="333333"/>
          <w:kern w:val="0"/>
          <w:sz w:val="18"/>
          <w:szCs w:val="18"/>
        </w:rPr>
        <w:instrText xml:space="preserve"> HYPERLINK "http://www.mysqlops.com/wp-content/uploads/2011/11/Fig.9-11.jpg" \t "_blank" </w:instrText>
      </w:r>
      <w:r w:rsidRPr="00441692">
        <w:rPr>
          <w:rFonts w:ascii="Arial" w:eastAsia="宋体" w:hAnsi="Arial" w:cs="Arial"/>
          <w:color w:val="333333"/>
          <w:kern w:val="0"/>
          <w:sz w:val="18"/>
          <w:szCs w:val="18"/>
        </w:rPr>
        <w:fldChar w:fldCharType="separate"/>
      </w:r>
      <w:r w:rsidRPr="00441692">
        <w:rPr>
          <w:rFonts w:ascii="Arial" w:eastAsia="宋体" w:hAnsi="Arial" w:cs="Arial"/>
          <w:color w:val="2255AA"/>
          <w:kern w:val="0"/>
          <w:sz w:val="18"/>
          <w:szCs w:val="18"/>
        </w:rPr>
        <w:t>Fig.9</w:t>
      </w:r>
      <w:r w:rsidRPr="00441692">
        <w:rPr>
          <w:rFonts w:ascii="Arial" w:eastAsia="宋体" w:hAnsi="Arial" w:cs="Arial"/>
          <w:color w:val="333333"/>
          <w:kern w:val="0"/>
          <w:sz w:val="18"/>
          <w:szCs w:val="18"/>
        </w:rPr>
        <w:fldChar w:fldCharType="end"/>
      </w:r>
      <w:r w:rsidRPr="00441692">
        <w:rPr>
          <w:rFonts w:ascii="Arial" w:eastAsia="宋体" w:hAnsi="Arial" w:cs="Arial"/>
          <w:color w:val="333333"/>
          <w:kern w:val="0"/>
          <w:sz w:val="18"/>
          <w:szCs w:val="18"/>
        </w:rPr>
        <w:t>的</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上，每个节点有</w:t>
      </w:r>
      <w:r w:rsidRPr="00441692">
        <w:rPr>
          <w:rFonts w:ascii="Arial" w:eastAsia="宋体" w:hAnsi="Arial" w:cs="Arial"/>
          <w:color w:val="333333"/>
          <w:kern w:val="0"/>
          <w:sz w:val="18"/>
          <w:szCs w:val="18"/>
        </w:rPr>
        <w:t>K</w:t>
      </w:r>
      <w:proofErr w:type="gramStart"/>
      <w:r w:rsidRPr="00441692">
        <w:rPr>
          <w:rFonts w:ascii="Arial" w:eastAsia="宋体" w:hAnsi="Arial" w:cs="Arial"/>
          <w:color w:val="333333"/>
          <w:kern w:val="0"/>
          <w:sz w:val="18"/>
          <w:szCs w:val="18"/>
        </w:rPr>
        <w:t>个</w:t>
      </w:r>
      <w:proofErr w:type="gramEnd"/>
      <w:r w:rsidRPr="00441692">
        <w:rPr>
          <w:rFonts w:ascii="Arial" w:eastAsia="宋体" w:hAnsi="Arial" w:cs="Arial"/>
          <w:color w:val="333333"/>
          <w:kern w:val="0"/>
          <w:sz w:val="18"/>
          <w:szCs w:val="18"/>
        </w:rPr>
        <w:t>键值和</w:t>
      </w:r>
      <w:r w:rsidRPr="00441692">
        <w:rPr>
          <w:rFonts w:ascii="Arial" w:eastAsia="宋体" w:hAnsi="Arial" w:cs="Arial"/>
          <w:color w:val="333333"/>
          <w:kern w:val="0"/>
          <w:sz w:val="18"/>
          <w:szCs w:val="18"/>
        </w:rPr>
        <w:t>K</w:t>
      </w:r>
      <w:proofErr w:type="gramStart"/>
      <w:r w:rsidRPr="00441692">
        <w:rPr>
          <w:rFonts w:ascii="Arial" w:eastAsia="宋体" w:hAnsi="Arial" w:cs="Arial"/>
          <w:color w:val="333333"/>
          <w:kern w:val="0"/>
          <w:sz w:val="18"/>
          <w:szCs w:val="18"/>
        </w:rPr>
        <w:t>个</w:t>
      </w:r>
      <w:proofErr w:type="gramEnd"/>
      <w:r w:rsidRPr="00441692">
        <w:rPr>
          <w:rFonts w:ascii="Arial" w:eastAsia="宋体" w:hAnsi="Arial" w:cs="Arial"/>
          <w:color w:val="333333"/>
          <w:kern w:val="0"/>
          <w:sz w:val="18"/>
          <w:szCs w:val="18"/>
        </w:rPr>
        <w:t>指针。</w:t>
      </w:r>
      <w:r w:rsidRPr="00441692">
        <w:rPr>
          <w:rFonts w:ascii="Arial" w:eastAsia="宋体" w:hAnsi="Arial" w:cs="Arial"/>
          <w:color w:val="333333"/>
          <w:kern w:val="0"/>
          <w:sz w:val="18"/>
          <w:szCs w:val="18"/>
        </w:rPr>
        <w:br/>
        <w:t xml:space="preserve">  </w:t>
      </w:r>
      <w:proofErr w:type="spellStart"/>
      <w:r w:rsidRPr="00441692">
        <w:rPr>
          <w:rFonts w:ascii="Arial" w:eastAsia="宋体" w:hAnsi="Arial" w:cs="Arial"/>
          <w:color w:val="333333"/>
          <w:kern w:val="0"/>
          <w:sz w:val="18"/>
          <w:szCs w:val="18"/>
        </w:rPr>
        <w:t>InnoDB</w:t>
      </w:r>
      <w:proofErr w:type="spellEnd"/>
      <w:r w:rsidRPr="00441692">
        <w:rPr>
          <w:rFonts w:ascii="Arial" w:eastAsia="宋体" w:hAnsi="Arial" w:cs="Arial"/>
          <w:color w:val="333333"/>
          <w:kern w:val="0"/>
          <w:sz w:val="18"/>
          <w:szCs w:val="18"/>
        </w:rPr>
        <w:t>的</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也是如此。如图</w:t>
      </w:r>
      <w:r w:rsidRPr="00441692">
        <w:rPr>
          <w:rFonts w:ascii="Arial" w:eastAsia="宋体" w:hAnsi="Arial" w:cs="Arial"/>
          <w:color w:val="333333"/>
          <w:kern w:val="0"/>
          <w:sz w:val="18"/>
          <w:szCs w:val="18"/>
        </w:rPr>
        <w:t>Fig.14</w:t>
      </w:r>
      <w:r w:rsidRPr="00441692">
        <w:rPr>
          <w:rFonts w:ascii="Arial" w:eastAsia="宋体" w:hAnsi="Arial" w:cs="Arial"/>
          <w:color w:val="333333"/>
          <w:kern w:val="0"/>
          <w:sz w:val="18"/>
          <w:szCs w:val="18"/>
        </w:rPr>
        <w:t>所示：</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Pr>
          <w:rFonts w:ascii="Arial" w:eastAsia="宋体" w:hAnsi="Arial" w:cs="Arial"/>
          <w:noProof/>
          <w:color w:val="333333"/>
          <w:kern w:val="0"/>
          <w:sz w:val="18"/>
          <w:szCs w:val="18"/>
        </w:rPr>
        <w:lastRenderedPageBreak/>
        <mc:AlternateContent>
          <mc:Choice Requires="wps">
            <w:drawing>
              <wp:inline distT="0" distB="0" distL="0" distR="0">
                <wp:extent cx="304800" cy="304800"/>
                <wp:effectExtent l="0" t="0" r="0" b="0"/>
                <wp:docPr id="8" name="矩形 8" descr="http://img.my.csdn.net/uploads/201210/25/1351131686_293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8" o:spid="_x0000_s1026" alt="说明: http://img.my.csdn.net/uploads/201210/25/1351131686_2936.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CsBAp3wAgAA+QUAAA4A&#10;AAAAAAAAAAAAAAAALgIAAGRycy9lMm9Eb2MueG1sUEsBAi0AFAAGAAgAAAAhAEyg6SzYAAAAAwEA&#10;AA8AAAAAAAAAAAAAAAAASgUAAGRycy9kb3ducmV2LnhtbFBLBQYAAAAABAAEAPMAAABPBgAAAAA=&#10;" filled="f" stroked="f">
                <o:lock v:ext="edit" aspectratio="t"/>
                <w10:anchorlock/>
              </v:rect>
            </w:pict>
          </mc:Fallback>
        </mc:AlternateContent>
      </w:r>
      <w:r>
        <w:rPr>
          <w:noProof/>
        </w:rPr>
        <w:drawing>
          <wp:inline distT="0" distB="0" distL="0" distR="0" wp14:anchorId="7FB49300" wp14:editId="20AE7589">
            <wp:extent cx="3562350" cy="19907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62350" cy="1990725"/>
                    </a:xfrm>
                    <a:prstGeom prst="rect">
                      <a:avLst/>
                    </a:prstGeom>
                  </pic:spPr>
                </pic:pic>
              </a:graphicData>
            </a:graphic>
          </wp:inline>
        </w:drawing>
      </w:r>
    </w:p>
    <w:p w:rsidR="00441692" w:rsidRPr="00441692" w:rsidRDefault="00441692" w:rsidP="00441692">
      <w:pPr>
        <w:widowControl/>
        <w:shd w:val="clear" w:color="auto" w:fill="F4F4F4"/>
        <w:spacing w:line="180" w:lineRule="atLeast"/>
        <w:jc w:val="center"/>
        <w:rPr>
          <w:rFonts w:ascii="Arial" w:eastAsia="宋体" w:hAnsi="Arial" w:cs="Arial"/>
          <w:color w:val="333333"/>
          <w:kern w:val="0"/>
          <w:sz w:val="17"/>
          <w:szCs w:val="17"/>
        </w:rPr>
      </w:pPr>
      <w:r w:rsidRPr="00441692">
        <w:rPr>
          <w:rFonts w:ascii="Arial" w:eastAsia="宋体" w:hAnsi="Arial" w:cs="Arial"/>
          <w:color w:val="333333"/>
          <w:kern w:val="0"/>
          <w:sz w:val="17"/>
          <w:szCs w:val="17"/>
        </w:rPr>
        <w:t>Fig.14</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w:t>
      </w:r>
      <w:r w:rsidRPr="00441692">
        <w:rPr>
          <w:rFonts w:ascii="Arial" w:eastAsia="宋体" w:hAnsi="Arial" w:cs="Arial"/>
          <w:color w:val="333333"/>
          <w:kern w:val="0"/>
          <w:sz w:val="18"/>
          <w:szCs w:val="18"/>
        </w:rPr>
        <w:t>这样做的好处在于，键值和指针一一对应。我们可以将一个</w:t>
      </w:r>
      <w:r w:rsidRPr="00441692">
        <w:rPr>
          <w:rFonts w:ascii="Arial" w:eastAsia="宋体" w:hAnsi="Arial" w:cs="Arial"/>
          <w:color w:val="333333"/>
          <w:kern w:val="0"/>
          <w:sz w:val="18"/>
          <w:szCs w:val="18"/>
        </w:rPr>
        <w:t>&lt;</w:t>
      </w:r>
      <w:proofErr w:type="spellStart"/>
      <w:r w:rsidRPr="00441692">
        <w:rPr>
          <w:rFonts w:ascii="Arial" w:eastAsia="宋体" w:hAnsi="Arial" w:cs="Arial"/>
          <w:color w:val="333333"/>
          <w:kern w:val="0"/>
          <w:sz w:val="18"/>
          <w:szCs w:val="18"/>
        </w:rPr>
        <w:t>Key,Pointer</w:t>
      </w:r>
      <w:proofErr w:type="spellEnd"/>
      <w:r w:rsidRPr="00441692">
        <w:rPr>
          <w:rFonts w:ascii="Arial" w:eastAsia="宋体" w:hAnsi="Arial" w:cs="Arial"/>
          <w:color w:val="333333"/>
          <w:kern w:val="0"/>
          <w:sz w:val="18"/>
          <w:szCs w:val="18"/>
        </w:rPr>
        <w:t>&gt;</w:t>
      </w:r>
      <w:r w:rsidRPr="00441692">
        <w:rPr>
          <w:rFonts w:ascii="Arial" w:eastAsia="宋体" w:hAnsi="Arial" w:cs="Arial"/>
          <w:color w:val="333333"/>
          <w:kern w:val="0"/>
          <w:sz w:val="18"/>
          <w:szCs w:val="18"/>
        </w:rPr>
        <w:t>对看作一条记录。</w:t>
      </w:r>
      <w:r w:rsidRPr="00441692">
        <w:rPr>
          <w:rFonts w:ascii="Arial" w:eastAsia="宋体" w:hAnsi="Arial" w:cs="Arial"/>
          <w:color w:val="333333"/>
          <w:kern w:val="0"/>
          <w:sz w:val="18"/>
          <w:szCs w:val="18"/>
        </w:rPr>
        <w:br/>
        <w:t>  </w:t>
      </w:r>
      <w:r w:rsidRPr="00441692">
        <w:rPr>
          <w:rFonts w:ascii="Arial" w:eastAsia="宋体" w:hAnsi="Arial" w:cs="Arial"/>
          <w:color w:val="333333"/>
          <w:kern w:val="0"/>
          <w:sz w:val="18"/>
          <w:szCs w:val="18"/>
        </w:rPr>
        <w:t>这样就可以用数据块的存储格式来存储索引块。因为不需要为索引块定义单独的存储格式，就</w:t>
      </w:r>
      <w:r w:rsidRPr="00441692">
        <w:rPr>
          <w:rFonts w:ascii="Arial" w:eastAsia="宋体" w:hAnsi="Arial" w:cs="Arial"/>
          <w:color w:val="333333"/>
          <w:kern w:val="0"/>
          <w:sz w:val="18"/>
          <w:szCs w:val="18"/>
        </w:rPr>
        <w:br/>
        <w:t>  </w:t>
      </w:r>
      <w:r w:rsidRPr="00441692">
        <w:rPr>
          <w:rFonts w:ascii="Arial" w:eastAsia="宋体" w:hAnsi="Arial" w:cs="Arial"/>
          <w:color w:val="333333"/>
          <w:kern w:val="0"/>
          <w:sz w:val="18"/>
          <w:szCs w:val="18"/>
        </w:rPr>
        <w:t>降低了实现的难度。</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xml:space="preserve">- </w:t>
      </w:r>
      <w:r w:rsidRPr="00441692">
        <w:rPr>
          <w:rFonts w:ascii="Arial" w:eastAsia="宋体" w:hAnsi="Arial" w:cs="Arial"/>
          <w:b/>
          <w:bCs/>
          <w:color w:val="000000"/>
          <w:kern w:val="0"/>
          <w:sz w:val="18"/>
          <w:szCs w:val="18"/>
        </w:rPr>
        <w:t>插入最小值</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w:t>
      </w:r>
      <w:proofErr w:type="gramStart"/>
      <w:r w:rsidRPr="00441692">
        <w:rPr>
          <w:rFonts w:ascii="Arial" w:eastAsia="宋体" w:hAnsi="Arial" w:cs="Arial"/>
          <w:color w:val="333333"/>
          <w:kern w:val="0"/>
          <w:sz w:val="18"/>
          <w:szCs w:val="18"/>
        </w:rPr>
        <w:t>当考虑</w:t>
      </w:r>
      <w:proofErr w:type="gramEnd"/>
      <w:r w:rsidRPr="00441692">
        <w:rPr>
          <w:rFonts w:ascii="Arial" w:eastAsia="宋体" w:hAnsi="Arial" w:cs="Arial"/>
          <w:color w:val="333333"/>
          <w:kern w:val="0"/>
          <w:sz w:val="18"/>
          <w:szCs w:val="18"/>
        </w:rPr>
        <w:t>在变形后的</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上进行</w:t>
      </w:r>
      <w:r w:rsidRPr="00441692">
        <w:rPr>
          <w:rFonts w:ascii="Arial" w:eastAsia="宋体" w:hAnsi="Arial" w:cs="Arial"/>
          <w:color w:val="333333"/>
          <w:kern w:val="0"/>
          <w:sz w:val="18"/>
          <w:szCs w:val="18"/>
        </w:rPr>
        <w:t>INSERT</w:t>
      </w:r>
      <w:r w:rsidRPr="00441692">
        <w:rPr>
          <w:rFonts w:ascii="Arial" w:eastAsia="宋体" w:hAnsi="Arial" w:cs="Arial"/>
          <w:color w:val="333333"/>
          <w:kern w:val="0"/>
          <w:sz w:val="18"/>
          <w:szCs w:val="18"/>
        </w:rPr>
        <w:t>操作时</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发现了一个有趣的问题。如果插入的数据的健</w:t>
      </w:r>
      <w:r w:rsidRPr="00441692">
        <w:rPr>
          <w:rFonts w:ascii="Arial" w:eastAsia="宋体" w:hAnsi="Arial" w:cs="Arial"/>
          <w:color w:val="333333"/>
          <w:kern w:val="0"/>
          <w:sz w:val="18"/>
          <w:szCs w:val="18"/>
        </w:rPr>
        <w:br/>
        <w:t xml:space="preserve">  </w:t>
      </w:r>
      <w:r w:rsidRPr="00441692">
        <w:rPr>
          <w:rFonts w:ascii="Arial" w:eastAsia="宋体" w:hAnsi="Arial" w:cs="Arial"/>
          <w:color w:val="333333"/>
          <w:kern w:val="0"/>
          <w:sz w:val="18"/>
          <w:szCs w:val="18"/>
        </w:rPr>
        <w:t>值比</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的最小键值小时，就无法定位到一个适当的数据块上去</w:t>
      </w:r>
      <w:r w:rsidRPr="00441692">
        <w:rPr>
          <w:rFonts w:ascii="Arial" w:eastAsia="宋体" w:hAnsi="Arial" w:cs="Arial"/>
          <w:color w:val="333333"/>
          <w:kern w:val="0"/>
          <w:sz w:val="18"/>
          <w:szCs w:val="18"/>
        </w:rPr>
        <w:t>(&lt;</w:t>
      </w:r>
      <w:proofErr w:type="spellStart"/>
      <w:r w:rsidRPr="00441692">
        <w:rPr>
          <w:rFonts w:ascii="Arial" w:eastAsia="宋体" w:hAnsi="Arial" w:cs="Arial"/>
          <w:color w:val="333333"/>
          <w:kern w:val="0"/>
          <w:sz w:val="18"/>
          <w:szCs w:val="18"/>
        </w:rPr>
        <w:t>Key,Pointer</w:t>
      </w:r>
      <w:proofErr w:type="spellEnd"/>
      <w:r w:rsidRPr="00441692">
        <w:rPr>
          <w:rFonts w:ascii="Arial" w:eastAsia="宋体" w:hAnsi="Arial" w:cs="Arial"/>
          <w:color w:val="333333"/>
          <w:kern w:val="0"/>
          <w:sz w:val="18"/>
          <w:szCs w:val="18"/>
        </w:rPr>
        <w:t>&gt;</w:t>
      </w:r>
      <w:r w:rsidRPr="00441692">
        <w:rPr>
          <w:rFonts w:ascii="Arial" w:eastAsia="宋体" w:hAnsi="Arial" w:cs="Arial"/>
          <w:color w:val="333333"/>
          <w:kern w:val="0"/>
          <w:sz w:val="18"/>
          <w:szCs w:val="18"/>
        </w:rPr>
        <w:t>中的</w:t>
      </w:r>
      <w:r w:rsidRPr="00441692">
        <w:rPr>
          <w:rFonts w:ascii="Arial" w:eastAsia="宋体" w:hAnsi="Arial" w:cs="Arial"/>
          <w:color w:val="333333"/>
          <w:kern w:val="0"/>
          <w:sz w:val="18"/>
          <w:szCs w:val="18"/>
        </w:rPr>
        <w:t>Key</w:t>
      </w:r>
      <w:r w:rsidRPr="00441692">
        <w:rPr>
          <w:rFonts w:ascii="Arial" w:eastAsia="宋体" w:hAnsi="Arial" w:cs="Arial"/>
          <w:color w:val="333333"/>
          <w:kern w:val="0"/>
          <w:sz w:val="18"/>
          <w:szCs w:val="18"/>
        </w:rPr>
        <w:br/>
        <w:t>  </w:t>
      </w:r>
      <w:r w:rsidRPr="00441692">
        <w:rPr>
          <w:rFonts w:ascii="Arial" w:eastAsia="宋体" w:hAnsi="Arial" w:cs="Arial"/>
          <w:color w:val="333333"/>
          <w:kern w:val="0"/>
          <w:sz w:val="18"/>
          <w:szCs w:val="18"/>
        </w:rPr>
        <w:t>代表了子节点上的键值是</w:t>
      </w:r>
      <w:r w:rsidRPr="00441692">
        <w:rPr>
          <w:rFonts w:ascii="Arial" w:eastAsia="宋体" w:hAnsi="Arial" w:cs="Arial"/>
          <w:color w:val="333333"/>
          <w:kern w:val="0"/>
          <w:sz w:val="18"/>
          <w:szCs w:val="18"/>
        </w:rPr>
        <w:t>&gt;=Key</w:t>
      </w:r>
      <w:r w:rsidRPr="00441692">
        <w:rPr>
          <w:rFonts w:ascii="Arial" w:eastAsia="宋体" w:hAnsi="Arial" w:cs="Arial"/>
          <w:color w:val="333333"/>
          <w:kern w:val="0"/>
          <w:sz w:val="18"/>
          <w:szCs w:val="18"/>
        </w:rPr>
        <w:t>的</w:t>
      </w:r>
      <w:r w:rsidRPr="00441692">
        <w:rPr>
          <w:rFonts w:ascii="Arial" w:eastAsia="宋体" w:hAnsi="Arial" w:cs="Arial"/>
          <w:color w:val="333333"/>
          <w:kern w:val="0"/>
          <w:sz w:val="18"/>
          <w:szCs w:val="18"/>
        </w:rPr>
        <w:t>)</w:t>
      </w:r>
      <w:r w:rsidRPr="00441692">
        <w:rPr>
          <w:rFonts w:ascii="Arial" w:eastAsia="宋体" w:hAnsi="Arial" w:cs="Arial"/>
          <w:color w:val="333333"/>
          <w:kern w:val="0"/>
          <w:sz w:val="18"/>
          <w:szCs w:val="18"/>
        </w:rPr>
        <w:t>。例如，在</w:t>
      </w:r>
      <w:r w:rsidRPr="00441692">
        <w:rPr>
          <w:rFonts w:ascii="Arial" w:eastAsia="宋体" w:hAnsi="Arial" w:cs="Arial"/>
          <w:color w:val="333333"/>
          <w:kern w:val="0"/>
          <w:sz w:val="18"/>
          <w:szCs w:val="18"/>
        </w:rPr>
        <w:t>Fig.5</w:t>
      </w:r>
      <w:r w:rsidRPr="00441692">
        <w:rPr>
          <w:rFonts w:ascii="Arial" w:eastAsia="宋体" w:hAnsi="Arial" w:cs="Arial"/>
          <w:color w:val="333333"/>
          <w:kern w:val="0"/>
          <w:sz w:val="18"/>
          <w:szCs w:val="18"/>
        </w:rPr>
        <w:t>的</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中插入键值为</w:t>
      </w:r>
      <w:r w:rsidRPr="00441692">
        <w:rPr>
          <w:rFonts w:ascii="Arial" w:eastAsia="宋体" w:hAnsi="Arial" w:cs="Arial"/>
          <w:color w:val="333333"/>
          <w:kern w:val="0"/>
          <w:sz w:val="18"/>
          <w:szCs w:val="18"/>
        </w:rPr>
        <w:t>0</w:t>
      </w:r>
      <w:r w:rsidRPr="00441692">
        <w:rPr>
          <w:rFonts w:ascii="Arial" w:eastAsia="宋体" w:hAnsi="Arial" w:cs="Arial"/>
          <w:color w:val="333333"/>
          <w:kern w:val="0"/>
          <w:sz w:val="18"/>
          <w:szCs w:val="18"/>
        </w:rPr>
        <w:t>的数据时，无法</w:t>
      </w:r>
      <w:r w:rsidRPr="00441692">
        <w:rPr>
          <w:rFonts w:ascii="Arial" w:eastAsia="宋体" w:hAnsi="Arial" w:cs="Arial"/>
          <w:color w:val="333333"/>
          <w:kern w:val="0"/>
          <w:sz w:val="18"/>
          <w:szCs w:val="18"/>
        </w:rPr>
        <w:br/>
        <w:t xml:space="preserve">  </w:t>
      </w:r>
      <w:r w:rsidRPr="00441692">
        <w:rPr>
          <w:rFonts w:ascii="Arial" w:eastAsia="宋体" w:hAnsi="Arial" w:cs="Arial"/>
          <w:color w:val="333333"/>
          <w:kern w:val="0"/>
          <w:sz w:val="18"/>
          <w:szCs w:val="18"/>
        </w:rPr>
        <w:t>定位到任何节点。</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在标准的</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上，这样的键值会被定位到最左侧的节点上去。这个做法，对于</w:t>
      </w:r>
      <w:r w:rsidRPr="00441692">
        <w:rPr>
          <w:rFonts w:ascii="Arial" w:eastAsia="宋体" w:hAnsi="Arial" w:cs="Arial"/>
          <w:color w:val="333333"/>
          <w:kern w:val="0"/>
          <w:sz w:val="18"/>
          <w:szCs w:val="18"/>
        </w:rPr>
        <w:t>Fig.5</w:t>
      </w:r>
      <w:r w:rsidRPr="00441692">
        <w:rPr>
          <w:rFonts w:ascii="Arial" w:eastAsia="宋体" w:hAnsi="Arial" w:cs="Arial"/>
          <w:color w:val="333333"/>
          <w:kern w:val="0"/>
          <w:sz w:val="18"/>
          <w:szCs w:val="18"/>
        </w:rPr>
        <w:t>中的</w:t>
      </w:r>
      <w:r w:rsidRPr="00441692">
        <w:rPr>
          <w:rFonts w:ascii="Arial" w:eastAsia="宋体" w:hAnsi="Arial" w:cs="Arial"/>
          <w:color w:val="333333"/>
          <w:kern w:val="0"/>
          <w:sz w:val="18"/>
          <w:szCs w:val="18"/>
        </w:rPr>
        <w:br/>
        <w:t xml:space="preserve">  </w:t>
      </w:r>
      <w:proofErr w:type="spellStart"/>
      <w:r w:rsidRPr="00441692">
        <w:rPr>
          <w:rFonts w:ascii="Arial" w:eastAsia="宋体" w:hAnsi="Arial" w:cs="Arial"/>
          <w:color w:val="333333"/>
          <w:kern w:val="0"/>
          <w:sz w:val="18"/>
          <w:szCs w:val="18"/>
        </w:rPr>
        <w:t>B+Tree</w:t>
      </w:r>
      <w:proofErr w:type="spellEnd"/>
      <w:r w:rsidRPr="00441692">
        <w:rPr>
          <w:rFonts w:ascii="Arial" w:eastAsia="宋体" w:hAnsi="Arial" w:cs="Arial"/>
          <w:color w:val="333333"/>
          <w:kern w:val="0"/>
          <w:sz w:val="18"/>
          <w:szCs w:val="18"/>
        </w:rPr>
        <w:t>也是合理的。</w:t>
      </w:r>
      <w:proofErr w:type="spellStart"/>
      <w:r w:rsidRPr="00441692">
        <w:rPr>
          <w:rFonts w:ascii="Arial" w:eastAsia="宋体" w:hAnsi="Arial" w:cs="Arial"/>
          <w:color w:val="333333"/>
          <w:kern w:val="0"/>
          <w:sz w:val="18"/>
          <w:szCs w:val="18"/>
        </w:rPr>
        <w:t>Innodb</w:t>
      </w:r>
      <w:proofErr w:type="spellEnd"/>
      <w:r w:rsidRPr="00441692">
        <w:rPr>
          <w:rFonts w:ascii="Arial" w:eastAsia="宋体" w:hAnsi="Arial" w:cs="Arial"/>
          <w:color w:val="333333"/>
          <w:kern w:val="0"/>
          <w:sz w:val="18"/>
          <w:szCs w:val="18"/>
        </w:rPr>
        <w:t>的做法是，将每一层（叶子层除外）的最左侧节点的第一条记录标</w:t>
      </w:r>
      <w:r w:rsidRPr="00441692">
        <w:rPr>
          <w:rFonts w:ascii="Arial" w:eastAsia="宋体" w:hAnsi="Arial" w:cs="Arial"/>
          <w:color w:val="333333"/>
          <w:kern w:val="0"/>
          <w:sz w:val="18"/>
          <w:szCs w:val="18"/>
        </w:rPr>
        <w:br/>
        <w:t xml:space="preserve">  </w:t>
      </w:r>
      <w:r w:rsidRPr="00441692">
        <w:rPr>
          <w:rFonts w:ascii="Arial" w:eastAsia="宋体" w:hAnsi="Arial" w:cs="Arial"/>
          <w:color w:val="333333"/>
          <w:kern w:val="0"/>
          <w:sz w:val="18"/>
          <w:szCs w:val="18"/>
        </w:rPr>
        <w:t>记为最小记录</w:t>
      </w:r>
      <w:r w:rsidRPr="00441692">
        <w:rPr>
          <w:rFonts w:ascii="Arial" w:eastAsia="宋体" w:hAnsi="Arial" w:cs="Arial"/>
          <w:color w:val="333333"/>
          <w:kern w:val="0"/>
          <w:sz w:val="18"/>
          <w:szCs w:val="18"/>
        </w:rPr>
        <w:t>(MIN_REC).</w:t>
      </w:r>
      <w:r w:rsidRPr="00441692">
        <w:rPr>
          <w:rFonts w:ascii="Arial" w:eastAsia="宋体" w:hAnsi="Arial" w:cs="Arial"/>
          <w:color w:val="333333"/>
          <w:kern w:val="0"/>
          <w:sz w:val="18"/>
          <w:szCs w:val="18"/>
        </w:rPr>
        <w:t>在进行定位操作时，任何键值都比标记为</w:t>
      </w:r>
      <w:r w:rsidRPr="00441692">
        <w:rPr>
          <w:rFonts w:ascii="Arial" w:eastAsia="宋体" w:hAnsi="Arial" w:cs="Arial"/>
          <w:color w:val="333333"/>
          <w:kern w:val="0"/>
          <w:sz w:val="18"/>
          <w:szCs w:val="18"/>
        </w:rPr>
        <w:t>MIN_REC</w:t>
      </w:r>
      <w:r w:rsidRPr="00441692">
        <w:rPr>
          <w:rFonts w:ascii="Arial" w:eastAsia="宋体" w:hAnsi="Arial" w:cs="Arial"/>
          <w:color w:val="333333"/>
          <w:kern w:val="0"/>
          <w:sz w:val="18"/>
          <w:szCs w:val="18"/>
        </w:rPr>
        <w:t>的键值大。因此</w:t>
      </w:r>
      <w:r w:rsidRPr="00441692">
        <w:rPr>
          <w:rFonts w:ascii="Arial" w:eastAsia="宋体" w:hAnsi="Arial" w:cs="Arial"/>
          <w:color w:val="333333"/>
          <w:kern w:val="0"/>
          <w:sz w:val="18"/>
          <w:szCs w:val="18"/>
        </w:rPr>
        <w:t>0</w:t>
      </w:r>
      <w:r w:rsidRPr="00441692">
        <w:rPr>
          <w:rFonts w:ascii="Arial" w:eastAsia="宋体" w:hAnsi="Arial" w:cs="Arial"/>
          <w:color w:val="333333"/>
          <w:kern w:val="0"/>
          <w:sz w:val="18"/>
          <w:szCs w:val="18"/>
        </w:rPr>
        <w:br/>
        <w:t xml:space="preserve">  </w:t>
      </w:r>
      <w:r w:rsidRPr="00441692">
        <w:rPr>
          <w:rFonts w:ascii="Arial" w:eastAsia="宋体" w:hAnsi="Arial" w:cs="Arial"/>
          <w:color w:val="333333"/>
          <w:kern w:val="0"/>
          <w:sz w:val="18"/>
          <w:szCs w:val="18"/>
        </w:rPr>
        <w:t>会被插入到最左侧的记录节点上。如</w:t>
      </w:r>
      <w:r w:rsidRPr="00441692">
        <w:rPr>
          <w:rFonts w:ascii="Arial" w:eastAsia="宋体" w:hAnsi="Arial" w:cs="Arial"/>
          <w:color w:val="333333"/>
          <w:kern w:val="0"/>
          <w:sz w:val="18"/>
          <w:szCs w:val="18"/>
        </w:rPr>
        <w:t>Fig.15</w:t>
      </w:r>
      <w:r w:rsidRPr="00441692">
        <w:rPr>
          <w:rFonts w:ascii="Arial" w:eastAsia="宋体" w:hAnsi="Arial" w:cs="Arial"/>
          <w:color w:val="333333"/>
          <w:kern w:val="0"/>
          <w:sz w:val="18"/>
          <w:szCs w:val="18"/>
        </w:rPr>
        <w:t>所示：</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Pr>
          <w:rFonts w:ascii="Arial" w:eastAsia="宋体" w:hAnsi="Arial" w:cs="Arial"/>
          <w:noProof/>
          <w:color w:val="333333"/>
          <w:kern w:val="0"/>
          <w:sz w:val="18"/>
          <w:szCs w:val="18"/>
        </w:rPr>
        <mc:AlternateContent>
          <mc:Choice Requires="wps">
            <w:drawing>
              <wp:inline distT="0" distB="0" distL="0" distR="0">
                <wp:extent cx="304800" cy="304800"/>
                <wp:effectExtent l="0" t="0" r="0" b="0"/>
                <wp:docPr id="7" name="矩形 7" descr="http://img.my.csdn.net/uploads/201210/25/1351131719_869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7" o:spid="_x0000_s1026" alt="说明: http://img.my.csdn.net/uploads/201210/25/1351131719_869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FPg6y8QIAAPkFAAAO&#10;AAAAAAAAAAAAAAAAAC4CAABkcnMvZTJvRG9jLnhtbFBLAQItABQABgAIAAAAIQBMoOks2AAAAAMB&#10;AAAPAAAAAAAAAAAAAAAAAEsFAABkcnMvZG93bnJldi54bWxQSwUGAAAAAAQABADzAAAAUAYAAAAA&#10;" filled="f" stroked="f">
                <o:lock v:ext="edit" aspectratio="t"/>
                <w10:anchorlock/>
              </v:rect>
            </w:pict>
          </mc:Fallback>
        </mc:AlternateContent>
      </w:r>
      <w:r>
        <w:rPr>
          <w:noProof/>
        </w:rPr>
        <w:drawing>
          <wp:inline distT="0" distB="0" distL="0" distR="0" wp14:anchorId="79831E6A" wp14:editId="3632B4DB">
            <wp:extent cx="3886200" cy="23622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86200" cy="2362200"/>
                    </a:xfrm>
                    <a:prstGeom prst="rect">
                      <a:avLst/>
                    </a:prstGeom>
                  </pic:spPr>
                </pic:pic>
              </a:graphicData>
            </a:graphic>
          </wp:inline>
        </w:drawing>
      </w:r>
      <w:r w:rsidRPr="00441692">
        <w:rPr>
          <w:rFonts w:ascii="Arial" w:eastAsia="宋体" w:hAnsi="Arial" w:cs="Arial"/>
          <w:color w:val="333333"/>
          <w:kern w:val="0"/>
          <w:sz w:val="18"/>
          <w:szCs w:val="18"/>
          <w:shd w:val="clear" w:color="auto" w:fill="F4F4F4"/>
        </w:rPr>
        <w:t>                 </w:t>
      </w:r>
      <w:r>
        <w:rPr>
          <w:rFonts w:ascii="Arial" w:eastAsia="宋体" w:hAnsi="Arial" w:cs="Arial"/>
          <w:color w:val="333333"/>
          <w:kern w:val="0"/>
          <w:sz w:val="18"/>
          <w:szCs w:val="18"/>
          <w:shd w:val="clear" w:color="auto" w:fill="F4F4F4"/>
        </w:rPr>
        <w:t xml:space="preserve">                        </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b/>
          <w:bCs/>
          <w:color w:val="000000"/>
          <w:kern w:val="0"/>
          <w:sz w:val="18"/>
          <w:szCs w:val="18"/>
        </w:rPr>
        <w:t xml:space="preserve">07 – </w:t>
      </w:r>
      <w:r w:rsidRPr="00441692">
        <w:rPr>
          <w:rFonts w:ascii="Arial" w:eastAsia="宋体" w:hAnsi="Arial" w:cs="Arial"/>
          <w:b/>
          <w:bCs/>
          <w:color w:val="000000"/>
          <w:kern w:val="0"/>
          <w:sz w:val="18"/>
          <w:szCs w:val="18"/>
        </w:rPr>
        <w:t>顺序插入数据</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Fig.16</w:t>
      </w:r>
      <w:r w:rsidRPr="00441692">
        <w:rPr>
          <w:rFonts w:ascii="Arial" w:eastAsia="宋体" w:hAnsi="Arial" w:cs="Arial"/>
          <w:color w:val="333333"/>
          <w:kern w:val="0"/>
          <w:sz w:val="18"/>
          <w:szCs w:val="18"/>
        </w:rPr>
        <w:t>是</w:t>
      </w:r>
      <w:r w:rsidRPr="00441692">
        <w:rPr>
          <w:rFonts w:ascii="Arial" w:eastAsia="宋体" w:hAnsi="Arial" w:cs="Arial"/>
          <w:color w:val="333333"/>
          <w:kern w:val="0"/>
          <w:sz w:val="18"/>
          <w:szCs w:val="18"/>
        </w:rPr>
        <w:t>B-Tree</w:t>
      </w:r>
      <w:r w:rsidRPr="00441692">
        <w:rPr>
          <w:rFonts w:ascii="Arial" w:eastAsia="宋体" w:hAnsi="Arial" w:cs="Arial"/>
          <w:color w:val="333333"/>
          <w:kern w:val="0"/>
          <w:sz w:val="18"/>
          <w:szCs w:val="18"/>
        </w:rPr>
        <w:t>的插入和分裂过程，我们看看有没有什么问题？</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Pr>
          <w:rFonts w:ascii="Arial" w:eastAsia="宋体" w:hAnsi="Arial" w:cs="Arial"/>
          <w:noProof/>
          <w:color w:val="333333"/>
          <w:kern w:val="0"/>
          <w:sz w:val="18"/>
          <w:szCs w:val="18"/>
        </w:rPr>
        <w:lastRenderedPageBreak/>
        <mc:AlternateContent>
          <mc:Choice Requires="wps">
            <w:drawing>
              <wp:inline distT="0" distB="0" distL="0" distR="0">
                <wp:extent cx="304800" cy="304800"/>
                <wp:effectExtent l="0" t="0" r="0" b="0"/>
                <wp:docPr id="6" name="矩形 6" descr="http://img.my.csdn.net/uploads/201210/25/1351131762_741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6" o:spid="_x0000_s1026" alt="说明: http://img.my.csdn.net/uploads/201210/25/1351131762_741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KnyRN8QIAAPkFAAAO&#10;AAAAAAAAAAAAAAAAAC4CAABkcnMvZTJvRG9jLnhtbFBLAQItABQABgAIAAAAIQBMoOks2AAAAAMB&#10;AAAPAAAAAAAAAAAAAAAAAEsFAABkcnMvZG93bnJldi54bWxQSwUGAAAAAAQABADzAAAAUAYAAAAA&#10;" filled="f" stroked="f">
                <o:lock v:ext="edit" aspectratio="t"/>
                <w10:anchorlock/>
              </v:rect>
            </w:pict>
          </mc:Fallback>
        </mc:AlternateContent>
      </w:r>
      <w:r>
        <w:rPr>
          <w:noProof/>
        </w:rPr>
        <w:drawing>
          <wp:inline distT="0" distB="0" distL="0" distR="0" wp14:anchorId="45D3AD95" wp14:editId="5F2E0BC3">
            <wp:extent cx="2162175" cy="40671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62175" cy="4067175"/>
                    </a:xfrm>
                    <a:prstGeom prst="rect">
                      <a:avLst/>
                    </a:prstGeom>
                  </pic:spPr>
                </pic:pic>
              </a:graphicData>
            </a:graphic>
          </wp:inline>
        </w:drawing>
      </w:r>
    </w:p>
    <w:p w:rsidR="00441692" w:rsidRPr="00441692" w:rsidRDefault="00441692" w:rsidP="00441692">
      <w:pPr>
        <w:widowControl/>
        <w:shd w:val="clear" w:color="auto" w:fill="F4F4F4"/>
        <w:spacing w:line="180" w:lineRule="atLeast"/>
        <w:jc w:val="center"/>
        <w:rPr>
          <w:rFonts w:ascii="Arial" w:eastAsia="宋体" w:hAnsi="Arial" w:cs="Arial"/>
          <w:color w:val="333333"/>
          <w:kern w:val="0"/>
          <w:sz w:val="17"/>
          <w:szCs w:val="17"/>
        </w:rPr>
      </w:pPr>
      <w:r w:rsidRPr="00441692">
        <w:rPr>
          <w:rFonts w:ascii="Arial" w:eastAsia="宋体" w:hAnsi="Arial" w:cs="Arial"/>
          <w:color w:val="333333"/>
          <w:kern w:val="0"/>
          <w:sz w:val="17"/>
          <w:szCs w:val="17"/>
        </w:rPr>
        <w:t>Fig.16(</w:t>
      </w:r>
      <w:r w:rsidRPr="00441692">
        <w:rPr>
          <w:rFonts w:ascii="Arial" w:eastAsia="宋体" w:hAnsi="Arial" w:cs="Arial"/>
          <w:color w:val="333333"/>
          <w:kern w:val="0"/>
          <w:sz w:val="17"/>
          <w:szCs w:val="17"/>
        </w:rPr>
        <w:t>图片来自于</w:t>
      </w:r>
      <w:proofErr w:type="spellStart"/>
      <w:r w:rsidRPr="00441692">
        <w:rPr>
          <w:rFonts w:ascii="Arial" w:eastAsia="宋体" w:hAnsi="Arial" w:cs="Arial"/>
          <w:color w:val="333333"/>
          <w:kern w:val="0"/>
          <w:sz w:val="17"/>
          <w:szCs w:val="17"/>
        </w:rPr>
        <w:t>WikiPedia</w:t>
      </w:r>
      <w:proofErr w:type="spellEnd"/>
      <w:r w:rsidRPr="00441692">
        <w:rPr>
          <w:rFonts w:ascii="Arial" w:eastAsia="宋体" w:hAnsi="Arial" w:cs="Arial"/>
          <w:color w:val="333333"/>
          <w:kern w:val="0"/>
          <w:sz w:val="17"/>
          <w:szCs w:val="17"/>
        </w:rPr>
        <w:t>)</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标准的</w:t>
      </w:r>
      <w:r w:rsidRPr="00441692">
        <w:rPr>
          <w:rFonts w:ascii="Arial" w:eastAsia="宋体" w:hAnsi="Arial" w:cs="Arial"/>
          <w:color w:val="333333"/>
          <w:kern w:val="0"/>
          <w:sz w:val="18"/>
          <w:szCs w:val="18"/>
        </w:rPr>
        <w:t>B-Tree</w:t>
      </w:r>
      <w:r w:rsidRPr="00441692">
        <w:rPr>
          <w:rFonts w:ascii="Arial" w:eastAsia="宋体" w:hAnsi="Arial" w:cs="Arial"/>
          <w:color w:val="333333"/>
          <w:kern w:val="0"/>
          <w:sz w:val="18"/>
          <w:szCs w:val="18"/>
        </w:rPr>
        <w:t>分裂时，将一半的键值和数据移动到新的节点上去。原有节点和新节点都保留一半</w:t>
      </w:r>
      <w:r w:rsidRPr="00441692">
        <w:rPr>
          <w:rFonts w:ascii="Arial" w:eastAsia="宋体" w:hAnsi="Arial" w:cs="Arial"/>
          <w:color w:val="333333"/>
          <w:kern w:val="0"/>
          <w:sz w:val="18"/>
          <w:szCs w:val="18"/>
        </w:rPr>
        <w:br/>
        <w:t xml:space="preserve">  </w:t>
      </w:r>
      <w:r w:rsidRPr="00441692">
        <w:rPr>
          <w:rFonts w:ascii="Arial" w:eastAsia="宋体" w:hAnsi="Arial" w:cs="Arial"/>
          <w:color w:val="333333"/>
          <w:kern w:val="0"/>
          <w:sz w:val="18"/>
          <w:szCs w:val="18"/>
        </w:rPr>
        <w:t>的空间，用于以后的插入操作。当按照键值的顺序插入数据时，左侧的节点不可能再有新的数据插入。</w:t>
      </w:r>
      <w:r w:rsidRPr="00441692">
        <w:rPr>
          <w:rFonts w:ascii="Arial" w:eastAsia="宋体" w:hAnsi="Arial" w:cs="Arial"/>
          <w:color w:val="333333"/>
          <w:kern w:val="0"/>
          <w:sz w:val="18"/>
          <w:szCs w:val="18"/>
        </w:rPr>
        <w:br/>
        <w:t xml:space="preserve">  </w:t>
      </w:r>
      <w:r w:rsidRPr="00441692">
        <w:rPr>
          <w:rFonts w:ascii="Arial" w:eastAsia="宋体" w:hAnsi="Arial" w:cs="Arial"/>
          <w:color w:val="333333"/>
          <w:kern w:val="0"/>
          <w:sz w:val="18"/>
          <w:szCs w:val="18"/>
        </w:rPr>
        <w:t>因此，会浪费约一半的存储空间。</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 xml:space="preserve">  </w:t>
      </w:r>
      <w:r w:rsidRPr="00441692">
        <w:rPr>
          <w:rFonts w:ascii="Arial" w:eastAsia="宋体" w:hAnsi="Arial" w:cs="Arial"/>
          <w:color w:val="333333"/>
          <w:kern w:val="0"/>
          <w:sz w:val="18"/>
          <w:szCs w:val="18"/>
        </w:rPr>
        <w:t>解决这个问题的基本思路是：分裂顺序插入的</w:t>
      </w:r>
      <w:r w:rsidRPr="00441692">
        <w:rPr>
          <w:rFonts w:ascii="Arial" w:eastAsia="宋体" w:hAnsi="Arial" w:cs="Arial"/>
          <w:color w:val="333333"/>
          <w:kern w:val="0"/>
          <w:sz w:val="18"/>
          <w:szCs w:val="18"/>
        </w:rPr>
        <w:t>B-Tree</w:t>
      </w:r>
      <w:r w:rsidRPr="00441692">
        <w:rPr>
          <w:rFonts w:ascii="Arial" w:eastAsia="宋体" w:hAnsi="Arial" w:cs="Arial"/>
          <w:color w:val="333333"/>
          <w:kern w:val="0"/>
          <w:sz w:val="18"/>
          <w:szCs w:val="18"/>
        </w:rPr>
        <w:t>时，将原有的数据都保留在原有的节点上。</w:t>
      </w:r>
      <w:r w:rsidRPr="00441692">
        <w:rPr>
          <w:rFonts w:ascii="Arial" w:eastAsia="宋体" w:hAnsi="Arial" w:cs="Arial"/>
          <w:color w:val="333333"/>
          <w:kern w:val="0"/>
          <w:sz w:val="18"/>
          <w:szCs w:val="18"/>
        </w:rPr>
        <w:br/>
        <w:t xml:space="preserve">  </w:t>
      </w:r>
      <w:r w:rsidRPr="00441692">
        <w:rPr>
          <w:rFonts w:ascii="Arial" w:eastAsia="宋体" w:hAnsi="Arial" w:cs="Arial"/>
          <w:color w:val="333333"/>
          <w:kern w:val="0"/>
          <w:sz w:val="18"/>
          <w:szCs w:val="18"/>
        </w:rPr>
        <w:t>创建一个新的节点，用来存储新的数据。顺序插入时的分裂过程如</w:t>
      </w:r>
      <w:r w:rsidRPr="00441692">
        <w:rPr>
          <w:rFonts w:ascii="Arial" w:eastAsia="宋体" w:hAnsi="Arial" w:cs="Arial"/>
          <w:color w:val="333333"/>
          <w:kern w:val="0"/>
          <w:sz w:val="18"/>
          <w:szCs w:val="18"/>
        </w:rPr>
        <w:t>Fig.17</w:t>
      </w:r>
      <w:r w:rsidRPr="00441692">
        <w:rPr>
          <w:rFonts w:ascii="Arial" w:eastAsia="宋体" w:hAnsi="Arial" w:cs="Arial"/>
          <w:color w:val="333333"/>
          <w:kern w:val="0"/>
          <w:sz w:val="18"/>
          <w:szCs w:val="18"/>
        </w:rPr>
        <w:t>所示：</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Pr>
          <w:rFonts w:ascii="Arial" w:eastAsia="宋体" w:hAnsi="Arial" w:cs="Arial"/>
          <w:noProof/>
          <w:color w:val="333333"/>
          <w:kern w:val="0"/>
          <w:sz w:val="18"/>
          <w:szCs w:val="18"/>
        </w:rPr>
        <w:lastRenderedPageBreak/>
        <mc:AlternateContent>
          <mc:Choice Requires="wps">
            <w:drawing>
              <wp:inline distT="0" distB="0" distL="0" distR="0">
                <wp:extent cx="304800" cy="304800"/>
                <wp:effectExtent l="0" t="0" r="0" b="0"/>
                <wp:docPr id="5" name="矩形 5" descr="http://img.my.csdn.net/uploads/201210/25/1351131806_894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 o:spid="_x0000_s1026" alt="说明: http://img.my.csdn.net/uploads/201210/25/1351131806_8945.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DRjdYL8QIAAPkFAAAO&#10;AAAAAAAAAAAAAAAAAC4CAABkcnMvZTJvRG9jLnhtbFBLAQItABQABgAIAAAAIQBMoOks2AAAAAMB&#10;AAAPAAAAAAAAAAAAAAAAAEsFAABkcnMvZG93bnJldi54bWxQSwUGAAAAAAQABADzAAAAUAYAAAAA&#10;" filled="f" stroked="f">
                <o:lock v:ext="edit" aspectratio="t"/>
                <w10:anchorlock/>
              </v:rect>
            </w:pict>
          </mc:Fallback>
        </mc:AlternateContent>
      </w:r>
      <w:r>
        <w:rPr>
          <w:noProof/>
        </w:rPr>
        <w:drawing>
          <wp:inline distT="0" distB="0" distL="0" distR="0" wp14:anchorId="55282AE4" wp14:editId="01025A4D">
            <wp:extent cx="2057400" cy="38671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57400" cy="3867150"/>
                    </a:xfrm>
                    <a:prstGeom prst="rect">
                      <a:avLst/>
                    </a:prstGeom>
                  </pic:spPr>
                </pic:pic>
              </a:graphicData>
            </a:graphic>
          </wp:inline>
        </w:drawing>
      </w:r>
      <w:bookmarkStart w:id="1" w:name="_GoBack"/>
      <w:bookmarkEnd w:id="1"/>
    </w:p>
    <w:p w:rsidR="00441692" w:rsidRPr="00441692" w:rsidRDefault="00441692" w:rsidP="00441692">
      <w:pPr>
        <w:widowControl/>
        <w:shd w:val="clear" w:color="auto" w:fill="F4F4F4"/>
        <w:spacing w:line="180" w:lineRule="atLeast"/>
        <w:jc w:val="center"/>
        <w:rPr>
          <w:rFonts w:ascii="Courier" w:eastAsia="宋体" w:hAnsi="Courier" w:cs="Arial"/>
          <w:color w:val="333333"/>
          <w:kern w:val="0"/>
          <w:sz w:val="17"/>
          <w:szCs w:val="17"/>
        </w:rPr>
      </w:pPr>
      <w:r w:rsidRPr="00441692">
        <w:rPr>
          <w:rFonts w:ascii="Courier" w:eastAsia="宋体" w:hAnsi="Courier" w:cs="Arial"/>
          <w:color w:val="333333"/>
          <w:kern w:val="0"/>
          <w:sz w:val="17"/>
          <w:szCs w:val="17"/>
        </w:rPr>
        <w:t>Fig.17</w:t>
      </w:r>
    </w:p>
    <w:p w:rsidR="00441692" w:rsidRPr="00441692" w:rsidRDefault="00441692" w:rsidP="00441692">
      <w:pPr>
        <w:widowControl/>
        <w:shd w:val="clear" w:color="auto" w:fill="FFFFFF"/>
        <w:spacing w:line="270" w:lineRule="atLeast"/>
        <w:jc w:val="left"/>
        <w:rPr>
          <w:rFonts w:ascii="Courier" w:eastAsia="宋体" w:hAnsi="Courier" w:cs="Arial"/>
          <w:color w:val="333333"/>
          <w:kern w:val="0"/>
          <w:sz w:val="18"/>
          <w:szCs w:val="18"/>
        </w:rPr>
      </w:pPr>
      <w:r w:rsidRPr="00441692">
        <w:rPr>
          <w:rFonts w:ascii="Courier" w:eastAsia="宋体" w:hAnsi="Courier" w:cs="Arial"/>
          <w:color w:val="333333"/>
          <w:kern w:val="0"/>
          <w:sz w:val="18"/>
          <w:szCs w:val="18"/>
        </w:rPr>
        <w:t xml:space="preserve">  </w:t>
      </w:r>
      <w:r w:rsidRPr="00441692">
        <w:rPr>
          <w:rFonts w:ascii="Courier" w:eastAsia="宋体" w:hAnsi="Courier" w:cs="Arial"/>
          <w:color w:val="333333"/>
          <w:kern w:val="0"/>
          <w:sz w:val="18"/>
          <w:szCs w:val="18"/>
        </w:rPr>
        <w:t>以上是以</w:t>
      </w:r>
      <w:r w:rsidRPr="00441692">
        <w:rPr>
          <w:rFonts w:ascii="Courier" w:eastAsia="宋体" w:hAnsi="Courier" w:cs="Arial"/>
          <w:color w:val="333333"/>
          <w:kern w:val="0"/>
          <w:sz w:val="18"/>
          <w:szCs w:val="18"/>
        </w:rPr>
        <w:t>B-Tree</w:t>
      </w:r>
      <w:r w:rsidRPr="00441692">
        <w:rPr>
          <w:rFonts w:ascii="Courier" w:eastAsia="宋体" w:hAnsi="Courier" w:cs="Arial"/>
          <w:color w:val="333333"/>
          <w:kern w:val="0"/>
          <w:sz w:val="18"/>
          <w:szCs w:val="18"/>
        </w:rPr>
        <w:t>为例，</w:t>
      </w:r>
      <w:proofErr w:type="spellStart"/>
      <w:r w:rsidRPr="00441692">
        <w:rPr>
          <w:rFonts w:ascii="Courier" w:eastAsia="宋体" w:hAnsi="Courier" w:cs="Arial"/>
          <w:color w:val="333333"/>
          <w:kern w:val="0"/>
          <w:sz w:val="18"/>
          <w:szCs w:val="18"/>
        </w:rPr>
        <w:t>B+Tree</w:t>
      </w:r>
      <w:proofErr w:type="spellEnd"/>
      <w:r w:rsidRPr="00441692">
        <w:rPr>
          <w:rFonts w:ascii="Courier" w:eastAsia="宋体" w:hAnsi="Courier" w:cs="Arial"/>
          <w:color w:val="333333"/>
          <w:kern w:val="0"/>
          <w:sz w:val="18"/>
          <w:szCs w:val="18"/>
        </w:rPr>
        <w:t>的分裂过程类似。</w:t>
      </w:r>
      <w:proofErr w:type="spellStart"/>
      <w:r w:rsidRPr="00441692">
        <w:rPr>
          <w:rFonts w:ascii="Courier" w:eastAsia="宋体" w:hAnsi="Courier" w:cs="Arial"/>
          <w:color w:val="333333"/>
          <w:kern w:val="0"/>
          <w:sz w:val="18"/>
          <w:szCs w:val="18"/>
        </w:rPr>
        <w:t>InnoDB</w:t>
      </w:r>
      <w:proofErr w:type="spellEnd"/>
      <w:r w:rsidRPr="00441692">
        <w:rPr>
          <w:rFonts w:ascii="Courier" w:eastAsia="宋体" w:hAnsi="Courier" w:cs="Arial"/>
          <w:color w:val="333333"/>
          <w:kern w:val="0"/>
          <w:sz w:val="18"/>
          <w:szCs w:val="18"/>
        </w:rPr>
        <w:t>的实现以这个思路为基础，不过要复杂</w:t>
      </w:r>
      <w:r w:rsidRPr="00441692">
        <w:rPr>
          <w:rFonts w:ascii="Courier" w:eastAsia="宋体" w:hAnsi="Courier" w:cs="Arial"/>
          <w:color w:val="333333"/>
          <w:kern w:val="0"/>
          <w:sz w:val="18"/>
          <w:szCs w:val="18"/>
        </w:rPr>
        <w:br/>
        <w:t xml:space="preserve">  </w:t>
      </w:r>
      <w:r w:rsidRPr="00441692">
        <w:rPr>
          <w:rFonts w:ascii="Courier" w:eastAsia="宋体" w:hAnsi="Courier" w:cs="Arial"/>
          <w:color w:val="333333"/>
          <w:kern w:val="0"/>
          <w:sz w:val="18"/>
          <w:szCs w:val="18"/>
        </w:rPr>
        <w:t>一些。因为顺序插入是有方向性的，可能是从小到大，也可能是从大到小的插入数据。所以要区</w:t>
      </w:r>
      <w:r w:rsidRPr="00441692">
        <w:rPr>
          <w:rFonts w:ascii="Courier" w:eastAsia="宋体" w:hAnsi="Courier" w:cs="Arial"/>
          <w:color w:val="333333"/>
          <w:kern w:val="0"/>
          <w:sz w:val="18"/>
          <w:szCs w:val="18"/>
        </w:rPr>
        <w:br/>
        <w:t xml:space="preserve">  </w:t>
      </w:r>
      <w:r w:rsidRPr="00441692">
        <w:rPr>
          <w:rFonts w:ascii="Courier" w:eastAsia="宋体" w:hAnsi="Courier" w:cs="Arial"/>
          <w:color w:val="333333"/>
          <w:kern w:val="0"/>
          <w:sz w:val="18"/>
          <w:szCs w:val="18"/>
        </w:rPr>
        <w:t>分不同的情况。如果要了解细节，可参考以下函数的代码。</w:t>
      </w:r>
      <w:r w:rsidRPr="00441692">
        <w:rPr>
          <w:rFonts w:ascii="Courier" w:eastAsia="宋体" w:hAnsi="Courier" w:cs="Arial"/>
          <w:color w:val="333333"/>
          <w:kern w:val="0"/>
          <w:sz w:val="18"/>
          <w:szCs w:val="18"/>
        </w:rPr>
        <w:br/>
        <w:t xml:space="preserve">    </w:t>
      </w:r>
      <w:proofErr w:type="spellStart"/>
      <w:r w:rsidRPr="00441692">
        <w:rPr>
          <w:rFonts w:ascii="Courier" w:eastAsia="宋体" w:hAnsi="Courier" w:cs="Arial"/>
          <w:color w:val="333333"/>
          <w:kern w:val="0"/>
          <w:sz w:val="18"/>
          <w:szCs w:val="18"/>
        </w:rPr>
        <w:t>btr_page_split_and_</w:t>
      </w:r>
      <w:proofErr w:type="gramStart"/>
      <w:r w:rsidRPr="00441692">
        <w:rPr>
          <w:rFonts w:ascii="Courier" w:eastAsia="宋体" w:hAnsi="Courier" w:cs="Arial"/>
          <w:color w:val="333333"/>
          <w:kern w:val="0"/>
          <w:sz w:val="18"/>
          <w:szCs w:val="18"/>
        </w:rPr>
        <w:t>insert</w:t>
      </w:r>
      <w:proofErr w:type="spellEnd"/>
      <w:r w:rsidRPr="00441692">
        <w:rPr>
          <w:rFonts w:ascii="Courier" w:eastAsia="宋体" w:hAnsi="Courier" w:cs="Arial"/>
          <w:color w:val="333333"/>
          <w:kern w:val="0"/>
          <w:sz w:val="18"/>
          <w:szCs w:val="18"/>
        </w:rPr>
        <w:t>(</w:t>
      </w:r>
      <w:proofErr w:type="gramEnd"/>
      <w:r w:rsidRPr="00441692">
        <w:rPr>
          <w:rFonts w:ascii="Courier" w:eastAsia="宋体" w:hAnsi="Courier" w:cs="Arial"/>
          <w:color w:val="333333"/>
          <w:kern w:val="0"/>
          <w:sz w:val="18"/>
          <w:szCs w:val="18"/>
        </w:rPr>
        <w:t>);</w:t>
      </w:r>
      <w:r w:rsidRPr="00441692">
        <w:rPr>
          <w:rFonts w:ascii="Courier" w:eastAsia="宋体" w:hAnsi="Courier" w:cs="Arial"/>
          <w:color w:val="333333"/>
          <w:kern w:val="0"/>
          <w:sz w:val="18"/>
          <w:szCs w:val="18"/>
        </w:rPr>
        <w:br/>
        <w:t xml:space="preserve">    </w:t>
      </w:r>
      <w:proofErr w:type="spellStart"/>
      <w:r w:rsidRPr="00441692">
        <w:rPr>
          <w:rFonts w:ascii="Courier" w:eastAsia="宋体" w:hAnsi="Courier" w:cs="Arial"/>
          <w:color w:val="333333"/>
          <w:kern w:val="0"/>
          <w:sz w:val="18"/>
          <w:szCs w:val="18"/>
        </w:rPr>
        <w:t>btr_page_get_split_rec_to_right</w:t>
      </w:r>
      <w:proofErr w:type="spellEnd"/>
      <w:r w:rsidRPr="00441692">
        <w:rPr>
          <w:rFonts w:ascii="Courier" w:eastAsia="宋体" w:hAnsi="Courier" w:cs="Arial"/>
          <w:color w:val="333333"/>
          <w:kern w:val="0"/>
          <w:sz w:val="18"/>
          <w:szCs w:val="18"/>
        </w:rPr>
        <w:t>();</w:t>
      </w:r>
      <w:r w:rsidRPr="00441692">
        <w:rPr>
          <w:rFonts w:ascii="Courier" w:eastAsia="宋体" w:hAnsi="Courier" w:cs="Arial"/>
          <w:color w:val="333333"/>
          <w:kern w:val="0"/>
          <w:sz w:val="18"/>
          <w:szCs w:val="18"/>
        </w:rPr>
        <w:br/>
        <w:t xml:space="preserve">    </w:t>
      </w:r>
      <w:proofErr w:type="spellStart"/>
      <w:r w:rsidRPr="00441692">
        <w:rPr>
          <w:rFonts w:ascii="Courier" w:eastAsia="宋体" w:hAnsi="Courier" w:cs="Arial"/>
          <w:color w:val="333333"/>
          <w:kern w:val="0"/>
          <w:sz w:val="18"/>
          <w:szCs w:val="18"/>
        </w:rPr>
        <w:t>btr_page_get_split_rec_to_right</w:t>
      </w:r>
      <w:proofErr w:type="spellEnd"/>
      <w:r w:rsidRPr="00441692">
        <w:rPr>
          <w:rFonts w:ascii="Courier" w:eastAsia="宋体" w:hAnsi="Courier" w:cs="Arial"/>
          <w:color w:val="333333"/>
          <w:kern w:val="0"/>
          <w:sz w:val="18"/>
          <w:szCs w:val="18"/>
        </w:rPr>
        <w:t>();</w:t>
      </w:r>
    </w:p>
    <w:p w:rsidR="00441692" w:rsidRPr="00441692" w:rsidRDefault="00441692" w:rsidP="00441692">
      <w:pPr>
        <w:widowControl/>
        <w:shd w:val="clear" w:color="auto" w:fill="FFFFFF"/>
        <w:spacing w:line="270" w:lineRule="atLeast"/>
        <w:jc w:val="left"/>
        <w:rPr>
          <w:rFonts w:ascii="Courier" w:eastAsia="宋体" w:hAnsi="Courier" w:cs="Arial"/>
          <w:color w:val="333333"/>
          <w:kern w:val="0"/>
          <w:sz w:val="18"/>
          <w:szCs w:val="18"/>
        </w:rPr>
      </w:pPr>
      <w:proofErr w:type="spellStart"/>
      <w:r w:rsidRPr="00441692">
        <w:rPr>
          <w:rFonts w:ascii="Courier" w:eastAsia="宋体" w:hAnsi="Courier" w:cs="Arial"/>
          <w:b/>
          <w:bCs/>
          <w:i/>
          <w:iCs/>
          <w:color w:val="993300"/>
          <w:kern w:val="0"/>
          <w:sz w:val="18"/>
          <w:szCs w:val="18"/>
        </w:rPr>
        <w:t>InnoDB</w:t>
      </w:r>
      <w:proofErr w:type="spellEnd"/>
      <w:r w:rsidRPr="00441692">
        <w:rPr>
          <w:rFonts w:ascii="Courier" w:eastAsia="宋体" w:hAnsi="Courier" w:cs="Arial"/>
          <w:b/>
          <w:bCs/>
          <w:i/>
          <w:iCs/>
          <w:color w:val="993300"/>
          <w:kern w:val="0"/>
          <w:sz w:val="18"/>
          <w:szCs w:val="18"/>
        </w:rPr>
        <w:t>的代码太复杂了，有时候也不敢肯定自己的理解是对的。因此写了一个小脚本，来打印</w:t>
      </w:r>
      <w:proofErr w:type="spellStart"/>
      <w:r w:rsidRPr="00441692">
        <w:rPr>
          <w:rFonts w:ascii="Courier" w:eastAsia="宋体" w:hAnsi="Courier" w:cs="Arial"/>
          <w:b/>
          <w:bCs/>
          <w:i/>
          <w:iCs/>
          <w:color w:val="993300"/>
          <w:kern w:val="0"/>
          <w:sz w:val="18"/>
          <w:szCs w:val="18"/>
        </w:rPr>
        <w:t>InnoDB</w:t>
      </w:r>
      <w:proofErr w:type="spellEnd"/>
      <w:r w:rsidRPr="00441692">
        <w:rPr>
          <w:rFonts w:ascii="Courier" w:eastAsia="宋体" w:hAnsi="Courier" w:cs="Arial"/>
          <w:b/>
          <w:bCs/>
          <w:i/>
          <w:iCs/>
          <w:color w:val="993300"/>
          <w:kern w:val="0"/>
          <w:sz w:val="18"/>
          <w:szCs w:val="18"/>
        </w:rPr>
        <w:t>数</w:t>
      </w:r>
    </w:p>
    <w:p w:rsidR="00441692" w:rsidRPr="00441692" w:rsidRDefault="00441692" w:rsidP="00441692">
      <w:pPr>
        <w:widowControl/>
        <w:shd w:val="clear" w:color="auto" w:fill="FFFFFF"/>
        <w:spacing w:line="270" w:lineRule="atLeast"/>
        <w:jc w:val="left"/>
        <w:rPr>
          <w:rFonts w:ascii="Courier" w:eastAsia="宋体" w:hAnsi="Courier" w:cs="Arial"/>
          <w:color w:val="333333"/>
          <w:kern w:val="0"/>
          <w:sz w:val="18"/>
          <w:szCs w:val="18"/>
        </w:rPr>
      </w:pPr>
      <w:r w:rsidRPr="00441692">
        <w:rPr>
          <w:rFonts w:ascii="Courier" w:eastAsia="宋体" w:hAnsi="Courier" w:cs="Arial"/>
          <w:b/>
          <w:bCs/>
          <w:i/>
          <w:iCs/>
          <w:color w:val="993300"/>
          <w:kern w:val="0"/>
          <w:sz w:val="18"/>
          <w:szCs w:val="18"/>
        </w:rPr>
        <w:t>据文件中</w:t>
      </w:r>
      <w:proofErr w:type="spellStart"/>
      <w:r w:rsidRPr="00441692">
        <w:rPr>
          <w:rFonts w:ascii="Courier" w:eastAsia="宋体" w:hAnsi="Courier" w:cs="Arial"/>
          <w:b/>
          <w:bCs/>
          <w:i/>
          <w:iCs/>
          <w:color w:val="993300"/>
          <w:kern w:val="0"/>
          <w:sz w:val="18"/>
          <w:szCs w:val="18"/>
        </w:rPr>
        <w:t>B+Tree</w:t>
      </w:r>
      <w:proofErr w:type="spellEnd"/>
      <w:r w:rsidRPr="00441692">
        <w:rPr>
          <w:rFonts w:ascii="Courier" w:eastAsia="宋体" w:hAnsi="Courier" w:cs="Arial"/>
          <w:b/>
          <w:bCs/>
          <w:i/>
          <w:iCs/>
          <w:color w:val="993300"/>
          <w:kern w:val="0"/>
          <w:sz w:val="18"/>
          <w:szCs w:val="18"/>
        </w:rPr>
        <w:t>。这样可以直观的来观察</w:t>
      </w:r>
      <w:proofErr w:type="spellStart"/>
      <w:r w:rsidRPr="00441692">
        <w:rPr>
          <w:rFonts w:ascii="Courier" w:eastAsia="宋体" w:hAnsi="Courier" w:cs="Arial"/>
          <w:b/>
          <w:bCs/>
          <w:i/>
          <w:iCs/>
          <w:color w:val="993300"/>
          <w:kern w:val="0"/>
          <w:sz w:val="18"/>
          <w:szCs w:val="18"/>
        </w:rPr>
        <w:t>B+Tree</w:t>
      </w:r>
      <w:proofErr w:type="spellEnd"/>
      <w:r w:rsidRPr="00441692">
        <w:rPr>
          <w:rFonts w:ascii="Courier" w:eastAsia="宋体" w:hAnsi="Courier" w:cs="Arial"/>
          <w:b/>
          <w:bCs/>
          <w:i/>
          <w:iCs/>
          <w:color w:val="993300"/>
          <w:kern w:val="0"/>
          <w:sz w:val="18"/>
          <w:szCs w:val="18"/>
        </w:rPr>
        <w:t>的结构，验证自己的理解是否正确。</w:t>
      </w:r>
    </w:p>
    <w:p w:rsidR="00441692" w:rsidRPr="00441692" w:rsidRDefault="00441692" w:rsidP="00441692">
      <w:pPr>
        <w:widowControl/>
        <w:shd w:val="clear" w:color="auto" w:fill="FFFFFF"/>
        <w:spacing w:line="270" w:lineRule="atLeast"/>
        <w:jc w:val="left"/>
        <w:rPr>
          <w:rFonts w:ascii="Courier" w:eastAsia="宋体" w:hAnsi="Courier" w:cs="Arial"/>
          <w:color w:val="333333"/>
          <w:kern w:val="0"/>
          <w:sz w:val="18"/>
          <w:szCs w:val="18"/>
        </w:rPr>
      </w:pPr>
      <w:hyperlink r:id="rId30" w:history="1">
        <w:proofErr w:type="gramStart"/>
        <w:r w:rsidRPr="00441692">
          <w:rPr>
            <w:rFonts w:ascii="Courier" w:eastAsia="宋体" w:hAnsi="Courier" w:cs="Arial"/>
            <w:color w:val="2255AA"/>
            <w:kern w:val="0"/>
            <w:sz w:val="18"/>
            <w:szCs w:val="18"/>
          </w:rPr>
          <w:t>ibd-analyzer.tar</w:t>
        </w:r>
        <w:proofErr w:type="gramEnd"/>
      </w:hyperlink>
    </w:p>
    <w:p w:rsidR="00441692" w:rsidRPr="00441692" w:rsidRDefault="00441692" w:rsidP="00441692">
      <w:pPr>
        <w:widowControl/>
        <w:shd w:val="clear" w:color="auto" w:fill="FFFFFF"/>
        <w:spacing w:line="270" w:lineRule="atLeast"/>
        <w:jc w:val="left"/>
        <w:rPr>
          <w:rFonts w:ascii="Courier" w:eastAsia="宋体" w:hAnsi="Courier" w:cs="Arial"/>
          <w:color w:val="333333"/>
          <w:kern w:val="0"/>
          <w:sz w:val="18"/>
          <w:szCs w:val="18"/>
        </w:rPr>
      </w:pP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很多知识来自于下面这两本书。</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r w:rsidRPr="00441692">
        <w:rPr>
          <w:rFonts w:ascii="Arial" w:eastAsia="宋体" w:hAnsi="Arial" w:cs="Arial"/>
          <w:color w:val="333333"/>
          <w:kern w:val="0"/>
          <w:sz w:val="18"/>
          <w:szCs w:val="18"/>
        </w:rPr>
        <w:t>“</w:t>
      </w:r>
      <w:hyperlink r:id="rId31" w:history="1">
        <w:r w:rsidRPr="00441692">
          <w:rPr>
            <w:rFonts w:ascii="Arial" w:eastAsia="宋体" w:hAnsi="Arial" w:cs="Arial"/>
            <w:color w:val="2255AA"/>
            <w:kern w:val="0"/>
            <w:sz w:val="18"/>
            <w:szCs w:val="18"/>
          </w:rPr>
          <w:t>Database Systems: The Complete Book (2nd Edition)</w:t>
        </w:r>
      </w:hyperlink>
      <w:r w:rsidRPr="00441692">
        <w:rPr>
          <w:rFonts w:ascii="Arial" w:eastAsia="宋体" w:hAnsi="Arial" w:cs="Arial"/>
          <w:color w:val="333333"/>
          <w:kern w:val="0"/>
          <w:sz w:val="18"/>
          <w:szCs w:val="18"/>
        </w:rPr>
        <w:t> ”</w:t>
      </w:r>
    </w:p>
    <w:p w:rsidR="00441692" w:rsidRPr="00441692" w:rsidRDefault="00441692" w:rsidP="00441692">
      <w:pPr>
        <w:widowControl/>
        <w:shd w:val="clear" w:color="auto" w:fill="FFFFFF"/>
        <w:spacing w:line="270" w:lineRule="atLeast"/>
        <w:jc w:val="left"/>
        <w:rPr>
          <w:rFonts w:ascii="Arial" w:eastAsia="宋体" w:hAnsi="Arial" w:cs="Arial"/>
          <w:color w:val="333333"/>
          <w:kern w:val="0"/>
          <w:sz w:val="18"/>
          <w:szCs w:val="18"/>
        </w:rPr>
      </w:pPr>
      <w:hyperlink r:id="rId32" w:history="1">
        <w:r w:rsidRPr="00441692">
          <w:rPr>
            <w:rFonts w:ascii="Arial" w:eastAsia="宋体" w:hAnsi="Arial" w:cs="Arial"/>
            <w:color w:val="2255AA"/>
            <w:kern w:val="0"/>
            <w:sz w:val="18"/>
            <w:szCs w:val="18"/>
          </w:rPr>
          <w:t>“Transaction Processing: Concepts and Techniques”</w:t>
        </w:r>
      </w:hyperlink>
    </w:p>
    <w:p w:rsidR="00441692" w:rsidRPr="00441692" w:rsidRDefault="00441692">
      <w:pPr>
        <w:rPr>
          <w:szCs w:val="21"/>
        </w:rPr>
      </w:pPr>
    </w:p>
    <w:sectPr w:rsidR="00441692" w:rsidRPr="004416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3B6F" w:rsidRDefault="004E3B6F" w:rsidP="003F1FBB">
      <w:r>
        <w:separator/>
      </w:r>
    </w:p>
  </w:endnote>
  <w:endnote w:type="continuationSeparator" w:id="0">
    <w:p w:rsidR="004E3B6F" w:rsidRDefault="004E3B6F" w:rsidP="003F1F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3B6F" w:rsidRDefault="004E3B6F" w:rsidP="003F1FBB">
      <w:r>
        <w:separator/>
      </w:r>
    </w:p>
  </w:footnote>
  <w:footnote w:type="continuationSeparator" w:id="0">
    <w:p w:rsidR="004E3B6F" w:rsidRDefault="004E3B6F" w:rsidP="003F1FB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6CFD"/>
    <w:rsid w:val="003F1FBB"/>
    <w:rsid w:val="0041583B"/>
    <w:rsid w:val="00441692"/>
    <w:rsid w:val="004E3B6F"/>
    <w:rsid w:val="00526CFD"/>
    <w:rsid w:val="00B1685A"/>
    <w:rsid w:val="00EA6E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1583B"/>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41583B"/>
    <w:rPr>
      <w:b/>
      <w:bCs/>
    </w:rPr>
  </w:style>
  <w:style w:type="character" w:customStyle="1" w:styleId="apple-converted-space">
    <w:name w:val="apple-converted-space"/>
    <w:basedOn w:val="a0"/>
    <w:rsid w:val="0041583B"/>
  </w:style>
  <w:style w:type="paragraph" w:styleId="a5">
    <w:name w:val="Balloon Text"/>
    <w:basedOn w:val="a"/>
    <w:link w:val="Char"/>
    <w:uiPriority w:val="99"/>
    <w:semiHidden/>
    <w:unhideWhenUsed/>
    <w:rsid w:val="0041583B"/>
    <w:rPr>
      <w:sz w:val="18"/>
      <w:szCs w:val="18"/>
    </w:rPr>
  </w:style>
  <w:style w:type="character" w:customStyle="1" w:styleId="Char">
    <w:name w:val="批注框文本 Char"/>
    <w:basedOn w:val="a0"/>
    <w:link w:val="a5"/>
    <w:uiPriority w:val="99"/>
    <w:semiHidden/>
    <w:rsid w:val="0041583B"/>
    <w:rPr>
      <w:sz w:val="18"/>
      <w:szCs w:val="18"/>
    </w:rPr>
  </w:style>
  <w:style w:type="paragraph" w:styleId="a6">
    <w:name w:val="header"/>
    <w:basedOn w:val="a"/>
    <w:link w:val="Char0"/>
    <w:uiPriority w:val="99"/>
    <w:unhideWhenUsed/>
    <w:rsid w:val="003F1FB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3F1FBB"/>
    <w:rPr>
      <w:sz w:val="18"/>
      <w:szCs w:val="18"/>
    </w:rPr>
  </w:style>
  <w:style w:type="paragraph" w:styleId="a7">
    <w:name w:val="footer"/>
    <w:basedOn w:val="a"/>
    <w:link w:val="Char1"/>
    <w:uiPriority w:val="99"/>
    <w:unhideWhenUsed/>
    <w:rsid w:val="003F1FBB"/>
    <w:pPr>
      <w:tabs>
        <w:tab w:val="center" w:pos="4153"/>
        <w:tab w:val="right" w:pos="8306"/>
      </w:tabs>
      <w:snapToGrid w:val="0"/>
      <w:jc w:val="left"/>
    </w:pPr>
    <w:rPr>
      <w:sz w:val="18"/>
      <w:szCs w:val="18"/>
    </w:rPr>
  </w:style>
  <w:style w:type="character" w:customStyle="1" w:styleId="Char1">
    <w:name w:val="页脚 Char"/>
    <w:basedOn w:val="a0"/>
    <w:link w:val="a7"/>
    <w:uiPriority w:val="99"/>
    <w:rsid w:val="003F1FBB"/>
    <w:rPr>
      <w:sz w:val="18"/>
      <w:szCs w:val="18"/>
    </w:rPr>
  </w:style>
  <w:style w:type="character" w:styleId="a8">
    <w:name w:val="Hyperlink"/>
    <w:basedOn w:val="a0"/>
    <w:uiPriority w:val="99"/>
    <w:semiHidden/>
    <w:unhideWhenUsed/>
    <w:rsid w:val="00441692"/>
    <w:rPr>
      <w:color w:val="0000FF"/>
      <w:u w:val="single"/>
    </w:rPr>
  </w:style>
  <w:style w:type="character" w:styleId="a9">
    <w:name w:val="Emphasis"/>
    <w:basedOn w:val="a0"/>
    <w:uiPriority w:val="20"/>
    <w:qFormat/>
    <w:rsid w:val="00441692"/>
    <w:rPr>
      <w:i/>
      <w:iCs/>
    </w:rPr>
  </w:style>
  <w:style w:type="paragraph" w:customStyle="1" w:styleId="wp-caption-text">
    <w:name w:val="wp-caption-text"/>
    <w:basedOn w:val="a"/>
    <w:rsid w:val="00441692"/>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1583B"/>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41583B"/>
    <w:rPr>
      <w:b/>
      <w:bCs/>
    </w:rPr>
  </w:style>
  <w:style w:type="character" w:customStyle="1" w:styleId="apple-converted-space">
    <w:name w:val="apple-converted-space"/>
    <w:basedOn w:val="a0"/>
    <w:rsid w:val="0041583B"/>
  </w:style>
  <w:style w:type="paragraph" w:styleId="a5">
    <w:name w:val="Balloon Text"/>
    <w:basedOn w:val="a"/>
    <w:link w:val="Char"/>
    <w:uiPriority w:val="99"/>
    <w:semiHidden/>
    <w:unhideWhenUsed/>
    <w:rsid w:val="0041583B"/>
    <w:rPr>
      <w:sz w:val="18"/>
      <w:szCs w:val="18"/>
    </w:rPr>
  </w:style>
  <w:style w:type="character" w:customStyle="1" w:styleId="Char">
    <w:name w:val="批注框文本 Char"/>
    <w:basedOn w:val="a0"/>
    <w:link w:val="a5"/>
    <w:uiPriority w:val="99"/>
    <w:semiHidden/>
    <w:rsid w:val="0041583B"/>
    <w:rPr>
      <w:sz w:val="18"/>
      <w:szCs w:val="18"/>
    </w:rPr>
  </w:style>
  <w:style w:type="paragraph" w:styleId="a6">
    <w:name w:val="header"/>
    <w:basedOn w:val="a"/>
    <w:link w:val="Char0"/>
    <w:uiPriority w:val="99"/>
    <w:unhideWhenUsed/>
    <w:rsid w:val="003F1FB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3F1FBB"/>
    <w:rPr>
      <w:sz w:val="18"/>
      <w:szCs w:val="18"/>
    </w:rPr>
  </w:style>
  <w:style w:type="paragraph" w:styleId="a7">
    <w:name w:val="footer"/>
    <w:basedOn w:val="a"/>
    <w:link w:val="Char1"/>
    <w:uiPriority w:val="99"/>
    <w:unhideWhenUsed/>
    <w:rsid w:val="003F1FBB"/>
    <w:pPr>
      <w:tabs>
        <w:tab w:val="center" w:pos="4153"/>
        <w:tab w:val="right" w:pos="8306"/>
      </w:tabs>
      <w:snapToGrid w:val="0"/>
      <w:jc w:val="left"/>
    </w:pPr>
    <w:rPr>
      <w:sz w:val="18"/>
      <w:szCs w:val="18"/>
    </w:rPr>
  </w:style>
  <w:style w:type="character" w:customStyle="1" w:styleId="Char1">
    <w:name w:val="页脚 Char"/>
    <w:basedOn w:val="a0"/>
    <w:link w:val="a7"/>
    <w:uiPriority w:val="99"/>
    <w:rsid w:val="003F1FBB"/>
    <w:rPr>
      <w:sz w:val="18"/>
      <w:szCs w:val="18"/>
    </w:rPr>
  </w:style>
  <w:style w:type="character" w:styleId="a8">
    <w:name w:val="Hyperlink"/>
    <w:basedOn w:val="a0"/>
    <w:uiPriority w:val="99"/>
    <w:semiHidden/>
    <w:unhideWhenUsed/>
    <w:rsid w:val="00441692"/>
    <w:rPr>
      <w:color w:val="0000FF"/>
      <w:u w:val="single"/>
    </w:rPr>
  </w:style>
  <w:style w:type="character" w:styleId="a9">
    <w:name w:val="Emphasis"/>
    <w:basedOn w:val="a0"/>
    <w:uiPriority w:val="20"/>
    <w:qFormat/>
    <w:rsid w:val="00441692"/>
    <w:rPr>
      <w:i/>
      <w:iCs/>
    </w:rPr>
  </w:style>
  <w:style w:type="paragraph" w:customStyle="1" w:styleId="wp-caption-text">
    <w:name w:val="wp-caption-text"/>
    <w:basedOn w:val="a"/>
    <w:rsid w:val="0044169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8661770">
      <w:bodyDiv w:val="1"/>
      <w:marLeft w:val="0"/>
      <w:marRight w:val="0"/>
      <w:marTop w:val="0"/>
      <w:marBottom w:val="0"/>
      <w:divBdr>
        <w:top w:val="none" w:sz="0" w:space="0" w:color="auto"/>
        <w:left w:val="none" w:sz="0" w:space="0" w:color="auto"/>
        <w:bottom w:val="none" w:sz="0" w:space="0" w:color="auto"/>
        <w:right w:val="none" w:sz="0" w:space="0" w:color="auto"/>
      </w:divBdr>
      <w:divsChild>
        <w:div w:id="636683740">
          <w:marLeft w:val="0"/>
          <w:marRight w:val="0"/>
          <w:marTop w:val="525"/>
          <w:marBottom w:val="525"/>
          <w:divBdr>
            <w:top w:val="none" w:sz="0" w:space="0" w:color="auto"/>
            <w:left w:val="none" w:sz="0" w:space="0" w:color="auto"/>
            <w:bottom w:val="none" w:sz="0" w:space="0" w:color="auto"/>
            <w:right w:val="none" w:sz="0" w:space="0" w:color="auto"/>
          </w:divBdr>
        </w:div>
      </w:divsChild>
    </w:div>
    <w:div w:id="900100738">
      <w:bodyDiv w:val="1"/>
      <w:marLeft w:val="0"/>
      <w:marRight w:val="0"/>
      <w:marTop w:val="0"/>
      <w:marBottom w:val="0"/>
      <w:divBdr>
        <w:top w:val="none" w:sz="0" w:space="0" w:color="auto"/>
        <w:left w:val="none" w:sz="0" w:space="0" w:color="auto"/>
        <w:bottom w:val="none" w:sz="0" w:space="0" w:color="auto"/>
        <w:right w:val="none" w:sz="0" w:space="0" w:color="auto"/>
      </w:divBdr>
      <w:divsChild>
        <w:div w:id="1793789789">
          <w:marLeft w:val="0"/>
          <w:marRight w:val="0"/>
          <w:marTop w:val="0"/>
          <w:marBottom w:val="0"/>
          <w:divBdr>
            <w:top w:val="none" w:sz="0" w:space="0" w:color="auto"/>
            <w:left w:val="none" w:sz="0" w:space="0" w:color="auto"/>
            <w:bottom w:val="none" w:sz="0" w:space="0" w:color="auto"/>
            <w:right w:val="none" w:sz="0" w:space="0" w:color="auto"/>
          </w:divBdr>
        </w:div>
        <w:div w:id="1710766585">
          <w:marLeft w:val="0"/>
          <w:marRight w:val="0"/>
          <w:marTop w:val="0"/>
          <w:marBottom w:val="0"/>
          <w:divBdr>
            <w:top w:val="none" w:sz="0" w:space="0" w:color="auto"/>
            <w:left w:val="none" w:sz="0" w:space="0" w:color="auto"/>
            <w:bottom w:val="none" w:sz="0" w:space="0" w:color="auto"/>
            <w:right w:val="none" w:sz="0" w:space="0" w:color="auto"/>
          </w:divBdr>
        </w:div>
        <w:div w:id="637147218">
          <w:marLeft w:val="0"/>
          <w:marRight w:val="0"/>
          <w:marTop w:val="0"/>
          <w:marBottom w:val="0"/>
          <w:divBdr>
            <w:top w:val="none" w:sz="0" w:space="0" w:color="auto"/>
            <w:left w:val="none" w:sz="0" w:space="0" w:color="auto"/>
            <w:bottom w:val="none" w:sz="0" w:space="0" w:color="auto"/>
            <w:right w:val="none" w:sz="0" w:space="0" w:color="auto"/>
          </w:divBdr>
        </w:div>
        <w:div w:id="325789337">
          <w:marLeft w:val="0"/>
          <w:marRight w:val="0"/>
          <w:marTop w:val="0"/>
          <w:marBottom w:val="0"/>
          <w:divBdr>
            <w:top w:val="none" w:sz="0" w:space="0" w:color="auto"/>
            <w:left w:val="none" w:sz="0" w:space="0" w:color="auto"/>
            <w:bottom w:val="none" w:sz="0" w:space="0" w:color="auto"/>
            <w:right w:val="none" w:sz="0" w:space="0" w:color="auto"/>
          </w:divBdr>
        </w:div>
        <w:div w:id="12722055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en.wikipedia.org/wiki/Binary_search_algorith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en.wikipedia.org/wiki/B-tree" TargetMode="External"/><Relationship Id="rId24" Type="http://schemas.openxmlformats.org/officeDocument/2006/relationships/image" Target="media/image15.png"/><Relationship Id="rId32" Type="http://schemas.openxmlformats.org/officeDocument/2006/relationships/hyperlink" Target="http://www.amazon.com/Transaction-Processing-Concepts-Techniques-Management/dp/1558601902/ref=sr_1_1?ie=UTF8&amp;qid=1307950283&amp;sr=8-1"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en.wikipedia.org/wiki/B%2B_tree" TargetMode="External"/><Relationship Id="rId19" Type="http://schemas.openxmlformats.org/officeDocument/2006/relationships/image" Target="media/image10.png"/><Relationship Id="rId31" Type="http://schemas.openxmlformats.org/officeDocument/2006/relationships/hyperlink" Target="http://www.amazon.com/Database-Systems-Complete-Book-2nd/dp/0131873253/ref=sr_1_1?ie=UTF8&amp;qid=1307950354&amp;sr=8-1"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mysqlops.com/wp-content/uploads/2011/12/ibd-analyzer.tar.gz"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18</Pages>
  <Words>1661</Words>
  <Characters>9473</Characters>
  <Application>Microsoft Office Word</Application>
  <DocSecurity>0</DocSecurity>
  <Lines>78</Lines>
  <Paragraphs>22</Paragraphs>
  <ScaleCrop>false</ScaleCrop>
  <Company>Microsoft</Company>
  <LinksUpToDate>false</LinksUpToDate>
  <CharactersWithSpaces>11112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Fallen</dc:creator>
  <cp:keywords/>
  <dc:description/>
  <cp:lastModifiedBy>Fallen</cp:lastModifiedBy>
  <cp:revision>5</cp:revision>
  <dcterms:created xsi:type="dcterms:W3CDTF">2017-03-23T08:18:00Z</dcterms:created>
  <dcterms:modified xsi:type="dcterms:W3CDTF">2017-03-23T13:43:00Z</dcterms:modified>
</cp:coreProperties>
</file>